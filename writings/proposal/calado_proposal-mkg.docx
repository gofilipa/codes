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DE2A" w14:textId="77777777" w:rsidR="00022933" w:rsidRPr="00A1033B" w:rsidRDefault="00000000" w:rsidP="00A60779">
      <w:pPr>
        <w:pStyle w:val="Textbody"/>
        <w:spacing w:line="480" w:lineRule="auto"/>
        <w:jc w:val="center"/>
        <w:rPr>
          <w:i/>
          <w:iCs/>
          <w:lang w:val="en-US"/>
        </w:rPr>
      </w:pPr>
      <w:r w:rsidRPr="00A1033B">
        <w:rPr>
          <w:i/>
          <w:iCs/>
          <w:lang w:val="en-US"/>
        </w:rPr>
        <w:t>Counter-Code: Queer Revisions of Language Technologies</w:t>
      </w:r>
    </w:p>
    <w:p w14:paraId="2515B96A" w14:textId="77777777" w:rsidR="00C71CD9" w:rsidRPr="00A1033B" w:rsidRDefault="00A60779" w:rsidP="00A60779">
      <w:pPr>
        <w:pStyle w:val="Textbody"/>
        <w:spacing w:line="480" w:lineRule="auto"/>
        <w:jc w:val="center"/>
        <w:rPr>
          <w:lang w:val="en-US"/>
        </w:rPr>
      </w:pPr>
      <w:r w:rsidRPr="00A1033B">
        <w:rPr>
          <w:lang w:val="en-US"/>
        </w:rPr>
        <w:t xml:space="preserve">by </w:t>
      </w:r>
      <w:r w:rsidR="00C71CD9" w:rsidRPr="00A1033B">
        <w:rPr>
          <w:lang w:val="en-US"/>
        </w:rPr>
        <w:t>Filipa Calado</w:t>
      </w:r>
    </w:p>
    <w:p w14:paraId="4D76EE46" w14:textId="77777777" w:rsidR="00C71CD9" w:rsidRPr="00A1033B" w:rsidRDefault="00C71CD9" w:rsidP="00C71CD9">
      <w:pPr>
        <w:pStyle w:val="Textbody"/>
        <w:spacing w:line="480" w:lineRule="auto"/>
        <w:rPr>
          <w:lang w:val="en-US"/>
        </w:rPr>
      </w:pPr>
    </w:p>
    <w:p w14:paraId="75EC830D" w14:textId="4481713B" w:rsidR="00163EC3" w:rsidRPr="00A1033B" w:rsidRDefault="00163EC3" w:rsidP="00163EC3">
      <w:pPr>
        <w:pStyle w:val="Textbody"/>
        <w:spacing w:line="480" w:lineRule="auto"/>
        <w:rPr>
          <w:lang w:val="en-US"/>
        </w:rPr>
      </w:pPr>
      <w:r w:rsidRPr="00A1033B">
        <w:rPr>
          <w:lang w:val="en-US"/>
        </w:rPr>
        <w:t>This book re</w:t>
      </w:r>
      <w:r w:rsidR="0047639F">
        <w:rPr>
          <w:lang w:val="en-US"/>
        </w:rPr>
        <w:t>-</w:t>
      </w:r>
      <w:r w:rsidRPr="00A1033B">
        <w:rPr>
          <w:lang w:val="en-US"/>
        </w:rPr>
        <w:t xml:space="preserve">visions computational processes that work with language. It applies concepts from Queer Studies and related fields to interrogate computational processes that flatten the complexity of language data. It shows how certain computational tasks, </w:t>
      </w:r>
      <w:r w:rsidR="00ED54B9" w:rsidRPr="00A1033B">
        <w:rPr>
          <w:lang w:val="en-US"/>
        </w:rPr>
        <w:t>like language modeling, for example</w:t>
      </w:r>
      <w:r w:rsidRPr="00A1033B">
        <w:rPr>
          <w:lang w:val="en-US"/>
        </w:rPr>
        <w:t xml:space="preserve">, constrain the expressive potential of </w:t>
      </w:r>
      <w:r w:rsidR="00ED54B9" w:rsidRPr="00A1033B">
        <w:rPr>
          <w:lang w:val="en-US"/>
        </w:rPr>
        <w:t>text forms,</w:t>
      </w:r>
      <w:r w:rsidRPr="00A1033B">
        <w:rPr>
          <w:lang w:val="en-US"/>
        </w:rPr>
        <w:t xml:space="preserve"> stripping them of idiosyncrasies and ambiguities, to </w:t>
      </w:r>
      <w:r w:rsidR="00ED54B9" w:rsidRPr="00A1033B">
        <w:rPr>
          <w:lang w:val="en-US"/>
        </w:rPr>
        <w:t>transform</w:t>
      </w:r>
      <w:r w:rsidRPr="00A1033B">
        <w:rPr>
          <w:lang w:val="en-US"/>
        </w:rPr>
        <w:t xml:space="preserve"> them into computable units of data. </w:t>
      </w:r>
      <w:commentRangeStart w:id="0"/>
      <w:r w:rsidR="00ED54B9" w:rsidRPr="00E305E1">
        <w:rPr>
          <w:highlight w:val="yellow"/>
          <w:lang w:val="en-US"/>
        </w:rPr>
        <w:t>The book then turns</w:t>
      </w:r>
      <w:r w:rsidR="00ED54B9" w:rsidRPr="00A1033B">
        <w:rPr>
          <w:lang w:val="en-US"/>
        </w:rPr>
        <w:t xml:space="preserve"> </w:t>
      </w:r>
      <w:commentRangeEnd w:id="0"/>
      <w:r w:rsidR="00E305E1" w:rsidRPr="00A1033B">
        <w:rPr>
          <w:rStyle w:val="CommentReference"/>
          <w:sz w:val="24"/>
          <w:szCs w:val="24"/>
          <w:lang w:val="en-US"/>
        </w:rPr>
        <w:commentReference w:id="0"/>
      </w:r>
      <w:r w:rsidR="00ED54B9" w:rsidRPr="00A1033B">
        <w:rPr>
          <w:lang w:val="en-US"/>
        </w:rPr>
        <w:t>to fields</w:t>
      </w:r>
      <w:r w:rsidRPr="00A1033B">
        <w:rPr>
          <w:lang w:val="en-US"/>
        </w:rPr>
        <w:t xml:space="preserve"> like Queer Studies, Black Feminist Studies, and Trans Studies</w:t>
      </w:r>
      <w:r w:rsidR="00ED54B9" w:rsidRPr="00A1033B">
        <w:rPr>
          <w:lang w:val="en-US"/>
        </w:rPr>
        <w:t>, which</w:t>
      </w:r>
      <w:r w:rsidRPr="00A1033B">
        <w:rPr>
          <w:lang w:val="en-US"/>
        </w:rPr>
        <w:t xml:space="preserve"> inspire methodologies for working against these constraints—methodologies that destabilize authoritative and delimiting structures </w:t>
      </w:r>
      <w:r w:rsidR="004B728A" w:rsidRPr="00A1033B">
        <w:rPr>
          <w:lang w:val="en-US"/>
        </w:rPr>
        <w:t>to</w:t>
      </w:r>
      <w:r w:rsidRPr="00A1033B">
        <w:rPr>
          <w:lang w:val="en-US"/>
        </w:rPr>
        <w:t xml:space="preserve"> open novel readings of language data. </w:t>
      </w:r>
      <w:r w:rsidRPr="00A1033B">
        <w:rPr>
          <w:i/>
          <w:iCs/>
          <w:lang w:val="en-US"/>
        </w:rPr>
        <w:t>Counter-Cod</w:t>
      </w:r>
      <w:r w:rsidR="00B235FE" w:rsidRPr="00A1033B">
        <w:rPr>
          <w:i/>
          <w:iCs/>
          <w:lang w:val="en-US"/>
        </w:rPr>
        <w:t>e</w:t>
      </w:r>
      <w:r w:rsidR="00B235FE" w:rsidRPr="00A1033B">
        <w:rPr>
          <w:lang w:val="en-US"/>
        </w:rPr>
        <w:t xml:space="preserve"> </w:t>
      </w:r>
      <w:commentRangeStart w:id="1"/>
      <w:commentRangeStart w:id="2"/>
      <w:commentRangeStart w:id="3"/>
      <w:r w:rsidR="00A66E6B" w:rsidRPr="00E305E1">
        <w:rPr>
          <w:highlight w:val="yellow"/>
          <w:lang w:val="en-US"/>
        </w:rPr>
        <w:t>works</w:t>
      </w:r>
      <w:commentRangeEnd w:id="1"/>
      <w:r w:rsidR="00E305E1" w:rsidRPr="00A1033B">
        <w:rPr>
          <w:rStyle w:val="CommentReference"/>
          <w:sz w:val="24"/>
          <w:szCs w:val="24"/>
          <w:lang w:val="en-US"/>
        </w:rPr>
        <w:commentReference w:id="1"/>
      </w:r>
      <w:commentRangeEnd w:id="2"/>
      <w:r w:rsidR="00E305E1" w:rsidRPr="00A1033B">
        <w:rPr>
          <w:rStyle w:val="CommentReference"/>
          <w:sz w:val="24"/>
          <w:szCs w:val="24"/>
          <w:lang w:val="en-US"/>
        </w:rPr>
        <w:commentReference w:id="2"/>
      </w:r>
      <w:commentRangeEnd w:id="3"/>
      <w:r w:rsidR="00E305E1" w:rsidRPr="00A1033B">
        <w:rPr>
          <w:rStyle w:val="CommentReference"/>
          <w:sz w:val="24"/>
          <w:szCs w:val="24"/>
          <w:lang w:val="en-US"/>
        </w:rPr>
        <w:commentReference w:id="3"/>
      </w:r>
      <w:r w:rsidR="00B235FE" w:rsidRPr="00A1033B">
        <w:rPr>
          <w:lang w:val="en-US"/>
        </w:rPr>
        <w:t xml:space="preserve"> </w:t>
      </w:r>
      <w:r w:rsidRPr="00A1033B">
        <w:rPr>
          <w:lang w:val="en-US"/>
        </w:rPr>
        <w:t xml:space="preserve">these methodologies </w:t>
      </w:r>
      <w:r w:rsidR="00B235FE" w:rsidRPr="00A1033B">
        <w:rPr>
          <w:lang w:val="en-US"/>
        </w:rPr>
        <w:t>into new computational practice</w:t>
      </w:r>
      <w:r w:rsidR="00ED54B9" w:rsidRPr="00A1033B">
        <w:rPr>
          <w:lang w:val="en-US"/>
        </w:rPr>
        <w:t>s</w:t>
      </w:r>
      <w:r w:rsidR="00B235FE" w:rsidRPr="00A1033B">
        <w:rPr>
          <w:lang w:val="en-US"/>
        </w:rPr>
        <w:t xml:space="preserve"> </w:t>
      </w:r>
      <w:r w:rsidR="00A66E6B" w:rsidRPr="00A1033B">
        <w:rPr>
          <w:lang w:val="en-US"/>
        </w:rPr>
        <w:t xml:space="preserve">that it tests on </w:t>
      </w:r>
      <w:r w:rsidR="004B728A" w:rsidRPr="00A1033B">
        <w:rPr>
          <w:lang w:val="en-US"/>
        </w:rPr>
        <w:t xml:space="preserve">samples of language from </w:t>
      </w:r>
      <w:r w:rsidR="00BF5856" w:rsidRPr="00A1033B">
        <w:rPr>
          <w:lang w:val="en-US"/>
        </w:rPr>
        <w:t>a range of sources,</w:t>
      </w:r>
      <w:r w:rsidR="00A66E6B" w:rsidRPr="00A1033B">
        <w:rPr>
          <w:lang w:val="en-US"/>
        </w:rPr>
        <w:t xml:space="preserve"> </w:t>
      </w:r>
      <w:r w:rsidR="004B728A" w:rsidRPr="00A1033B">
        <w:rPr>
          <w:lang w:val="en-US"/>
        </w:rPr>
        <w:t>including</w:t>
      </w:r>
      <w:r w:rsidR="00C25369" w:rsidRPr="00A1033B">
        <w:rPr>
          <w:lang w:val="en-US"/>
        </w:rPr>
        <w:t xml:space="preserve"> canonical works of Queer literature</w:t>
      </w:r>
      <w:r w:rsidR="004B728A" w:rsidRPr="00A1033B">
        <w:rPr>
          <w:lang w:val="en-US"/>
        </w:rPr>
        <w:t>, electronic literature</w:t>
      </w:r>
      <w:r w:rsidR="004C353F">
        <w:rPr>
          <w:lang w:val="en-US"/>
        </w:rPr>
        <w:t>,</w:t>
      </w:r>
      <w:r w:rsidR="004B728A" w:rsidRPr="00A1033B">
        <w:rPr>
          <w:lang w:val="en-US"/>
        </w:rPr>
        <w:t xml:space="preserve"> and</w:t>
      </w:r>
      <w:r w:rsidR="00C25369" w:rsidRPr="00A1033B">
        <w:rPr>
          <w:lang w:val="en-US"/>
        </w:rPr>
        <w:t xml:space="preserve"> reality TV. </w:t>
      </w:r>
      <w:r w:rsidRPr="00A1033B">
        <w:rPr>
          <w:lang w:val="en-US"/>
        </w:rPr>
        <w:t>By engaging closely with computation</w:t>
      </w:r>
      <w:r w:rsidR="00B235FE" w:rsidRPr="00A1033B">
        <w:rPr>
          <w:lang w:val="en-US"/>
        </w:rPr>
        <w:t>al processes</w:t>
      </w:r>
      <w:r w:rsidRPr="00A1033B">
        <w:rPr>
          <w:lang w:val="en-US"/>
        </w:rPr>
        <w:t xml:space="preserve">, and learning how </w:t>
      </w:r>
      <w:r w:rsidR="00B235FE" w:rsidRPr="00A1033B">
        <w:rPr>
          <w:lang w:val="en-US"/>
        </w:rPr>
        <w:t xml:space="preserve">they </w:t>
      </w:r>
      <w:r w:rsidRPr="00A1033B">
        <w:rPr>
          <w:lang w:val="en-US"/>
        </w:rPr>
        <w:t xml:space="preserve">work under the hood, </w:t>
      </w:r>
      <w:r w:rsidR="00C25369" w:rsidRPr="00A1033B">
        <w:rPr>
          <w:lang w:val="en-US"/>
        </w:rPr>
        <w:t>readers</w:t>
      </w:r>
      <w:r w:rsidRPr="00A1033B">
        <w:rPr>
          <w:lang w:val="en-US"/>
        </w:rPr>
        <w:t xml:space="preserve"> will discover tools for resisting the ways that technology constrains and determines language meaning</w:t>
      </w:r>
      <w:commentRangeStart w:id="4"/>
      <w:r w:rsidRPr="00A1033B">
        <w:rPr>
          <w:lang w:val="en-US"/>
        </w:rPr>
        <w:t>.</w:t>
      </w:r>
      <w:commentRangeEnd w:id="4"/>
      <w:r w:rsidR="00F3495E" w:rsidRPr="00A1033B">
        <w:rPr>
          <w:rStyle w:val="CommentReference"/>
          <w:sz w:val="24"/>
          <w:szCs w:val="24"/>
          <w:lang w:val="en-US"/>
        </w:rPr>
        <w:commentReference w:id="4"/>
      </w:r>
    </w:p>
    <w:p w14:paraId="257625BC" w14:textId="0D6D453B" w:rsidR="00A66E6B" w:rsidRPr="00A1033B" w:rsidRDefault="00000000" w:rsidP="0012313E">
      <w:pPr>
        <w:pStyle w:val="Textbody"/>
        <w:spacing w:line="480" w:lineRule="auto"/>
        <w:ind w:firstLine="709"/>
        <w:rPr>
          <w:lang w:val="en-US"/>
        </w:rPr>
      </w:pPr>
      <w:r w:rsidRPr="00A1033B">
        <w:rPr>
          <w:lang w:val="en-US"/>
        </w:rPr>
        <w:t xml:space="preserve">Each chapter of this book takes up a </w:t>
      </w:r>
      <w:r w:rsidR="00A66E6B" w:rsidRPr="00A1033B">
        <w:rPr>
          <w:lang w:val="en-US"/>
        </w:rPr>
        <w:t xml:space="preserve">different </w:t>
      </w:r>
      <w:r w:rsidRPr="00A1033B">
        <w:rPr>
          <w:lang w:val="en-US"/>
        </w:rPr>
        <w:t xml:space="preserve">computational process for working with text. </w:t>
      </w:r>
      <w:r w:rsidR="009A684D" w:rsidRPr="00A1033B">
        <w:rPr>
          <w:lang w:val="en-US"/>
        </w:rPr>
        <w:t>For</w:t>
      </w:r>
      <w:r w:rsidRPr="00A1033B">
        <w:rPr>
          <w:lang w:val="en-US"/>
        </w:rPr>
        <w:t xml:space="preserve"> </w:t>
      </w:r>
      <w:commentRangeStart w:id="5"/>
      <w:r w:rsidRPr="00A1033B">
        <w:rPr>
          <w:lang w:val="en-US"/>
        </w:rPr>
        <w:t>each computational process</w:t>
      </w:r>
      <w:commentRangeEnd w:id="5"/>
      <w:r w:rsidR="00E305E1" w:rsidRPr="00A1033B">
        <w:rPr>
          <w:rStyle w:val="CommentReference"/>
          <w:sz w:val="24"/>
          <w:szCs w:val="24"/>
          <w:lang w:val="en-US"/>
        </w:rPr>
        <w:commentReference w:id="5"/>
      </w:r>
      <w:r w:rsidRPr="00A1033B">
        <w:rPr>
          <w:lang w:val="en-US"/>
        </w:rPr>
        <w:t>, the chapter identifies a constraint</w:t>
      </w:r>
      <w:r w:rsidR="009B1063" w:rsidRPr="00A1033B">
        <w:rPr>
          <w:lang w:val="en-US"/>
        </w:rPr>
        <w:t>—</w:t>
      </w:r>
      <w:r w:rsidRPr="00A1033B">
        <w:rPr>
          <w:lang w:val="en-US"/>
        </w:rPr>
        <w:t>a mechanism that transforms and reduces a</w:t>
      </w:r>
      <w:r w:rsidR="00A66E6B" w:rsidRPr="00A1033B">
        <w:rPr>
          <w:lang w:val="en-US"/>
        </w:rPr>
        <w:t xml:space="preserve">n element of language </w:t>
      </w:r>
      <w:r w:rsidRPr="00A1033B">
        <w:rPr>
          <w:lang w:val="en-US"/>
        </w:rPr>
        <w:t>into computable data</w:t>
      </w:r>
      <w:r w:rsidR="00157B01" w:rsidRPr="00A1033B">
        <w:rPr>
          <w:lang w:val="en-US"/>
        </w:rPr>
        <w:t xml:space="preserve">. </w:t>
      </w:r>
      <w:r w:rsidRPr="00A1033B">
        <w:rPr>
          <w:lang w:val="en-US"/>
        </w:rPr>
        <w:t>The earlier chapters focus on</w:t>
      </w:r>
      <w:r w:rsidR="00F714BC" w:rsidRPr="00A1033B">
        <w:rPr>
          <w:lang w:val="en-US"/>
        </w:rPr>
        <w:t xml:space="preserve"> </w:t>
      </w:r>
      <w:r w:rsidR="004C353F">
        <w:rPr>
          <w:lang w:val="en-US"/>
        </w:rPr>
        <w:t>f</w:t>
      </w:r>
      <w:r w:rsidR="00F714BC" w:rsidRPr="00A1033B">
        <w:rPr>
          <w:lang w:val="en-US"/>
        </w:rPr>
        <w:t xml:space="preserve">oundational </w:t>
      </w:r>
      <w:r w:rsidRPr="00A1033B">
        <w:rPr>
          <w:lang w:val="en-US"/>
        </w:rPr>
        <w:t>processes</w:t>
      </w:r>
      <w:r w:rsidR="0012313E">
        <w:rPr>
          <w:lang w:val="en-US"/>
        </w:rPr>
        <w:t xml:space="preserve"> for working with text</w:t>
      </w:r>
      <w:r w:rsidRPr="00A1033B">
        <w:rPr>
          <w:lang w:val="en-US"/>
        </w:rPr>
        <w:t xml:space="preserve">, like </w:t>
      </w:r>
      <w:r w:rsidR="00F714BC" w:rsidRPr="00A1033B">
        <w:rPr>
          <w:lang w:val="en-US"/>
        </w:rPr>
        <w:t xml:space="preserve">capturing, </w:t>
      </w:r>
      <w:r w:rsidRPr="00A1033B">
        <w:rPr>
          <w:lang w:val="en-US"/>
        </w:rPr>
        <w:t>counting</w:t>
      </w:r>
      <w:r w:rsidR="00F714BC" w:rsidRPr="00A1033B">
        <w:rPr>
          <w:lang w:val="en-US"/>
        </w:rPr>
        <w:t>,</w:t>
      </w:r>
      <w:r w:rsidRPr="00A1033B">
        <w:rPr>
          <w:lang w:val="en-US"/>
        </w:rPr>
        <w:t xml:space="preserve"> and tagging language data</w:t>
      </w:r>
      <w:r w:rsidR="00A60779" w:rsidRPr="00A1033B">
        <w:rPr>
          <w:lang w:val="en-US"/>
        </w:rPr>
        <w:t>,</w:t>
      </w:r>
      <w:r w:rsidR="00C25369" w:rsidRPr="00A1033B">
        <w:rPr>
          <w:lang w:val="en-US"/>
        </w:rPr>
        <w:t xml:space="preserve"> </w:t>
      </w:r>
      <w:r w:rsidRPr="00A1033B">
        <w:rPr>
          <w:lang w:val="en-US"/>
        </w:rPr>
        <w:t>while the later chapters move toward</w:t>
      </w:r>
      <w:r w:rsidR="004C353F">
        <w:rPr>
          <w:lang w:val="en-US"/>
        </w:rPr>
        <w:t xml:space="preserve"> the</w:t>
      </w:r>
      <w:r w:rsidRPr="00A1033B">
        <w:rPr>
          <w:lang w:val="en-US"/>
        </w:rPr>
        <w:t xml:space="preserve"> more </w:t>
      </w:r>
      <w:r w:rsidR="004C353F">
        <w:rPr>
          <w:lang w:val="en-US"/>
        </w:rPr>
        <w:t>advanced</w:t>
      </w:r>
      <w:r w:rsidRPr="00A1033B">
        <w:rPr>
          <w:lang w:val="en-US"/>
        </w:rPr>
        <w:t xml:space="preserve"> processes of visual display and algorithmic </w:t>
      </w:r>
      <w:r w:rsidR="00A60779" w:rsidRPr="00A1033B">
        <w:rPr>
          <w:lang w:val="en-US"/>
        </w:rPr>
        <w:t>prediction</w:t>
      </w:r>
      <w:r w:rsidRPr="00A1033B">
        <w:rPr>
          <w:lang w:val="en-US"/>
        </w:rPr>
        <w:t xml:space="preserve">. </w:t>
      </w:r>
      <w:commentRangeStart w:id="6"/>
      <w:r w:rsidR="00F6285B" w:rsidRPr="00A1033B">
        <w:rPr>
          <w:lang w:val="en-US"/>
        </w:rPr>
        <w:t>C</w:t>
      </w:r>
      <w:commentRangeEnd w:id="6"/>
      <w:r w:rsidR="00E305E1" w:rsidRPr="00A1033B">
        <w:rPr>
          <w:rStyle w:val="CommentReference"/>
          <w:sz w:val="24"/>
          <w:szCs w:val="24"/>
          <w:lang w:val="en-US"/>
        </w:rPr>
        <w:commentReference w:id="6"/>
      </w:r>
      <w:r w:rsidR="00F6285B" w:rsidRPr="00A1033B">
        <w:rPr>
          <w:lang w:val="en-US"/>
        </w:rPr>
        <w:t xml:space="preserve">hapter one, “Text Capture,” </w:t>
      </w:r>
      <w:r w:rsidR="004C353F">
        <w:rPr>
          <w:lang w:val="en-US"/>
        </w:rPr>
        <w:t xml:space="preserve">uses </w:t>
      </w:r>
      <w:r w:rsidR="00F6285B" w:rsidRPr="00A1033B">
        <w:rPr>
          <w:lang w:val="en-US"/>
        </w:rPr>
        <w:t>web scrapin</w:t>
      </w:r>
      <w:r w:rsidR="00F714BC" w:rsidRPr="00A1033B">
        <w:rPr>
          <w:lang w:val="en-US"/>
        </w:rPr>
        <w:t>g</w:t>
      </w:r>
      <w:r w:rsidR="007953C1" w:rsidRPr="00A1033B">
        <w:rPr>
          <w:lang w:val="en-US"/>
        </w:rPr>
        <w:t xml:space="preserve"> </w:t>
      </w:r>
      <w:r w:rsidR="0012313E">
        <w:rPr>
          <w:lang w:val="en-US"/>
        </w:rPr>
        <w:t xml:space="preserve">protocols </w:t>
      </w:r>
      <w:r w:rsidR="004C353F">
        <w:rPr>
          <w:lang w:val="en-US"/>
        </w:rPr>
        <w:t>to analyze</w:t>
      </w:r>
      <w:r w:rsidR="0012313E">
        <w:rPr>
          <w:lang w:val="en-US"/>
        </w:rPr>
        <w:t xml:space="preserve"> Gloria Anzaldúa’s </w:t>
      </w:r>
      <w:r w:rsidR="0012313E" w:rsidRPr="00A1033B">
        <w:rPr>
          <w:i/>
          <w:iCs/>
          <w:lang w:val="en-US"/>
        </w:rPr>
        <w:t>Borderlands/La Frontera: The New Mestiza</w:t>
      </w:r>
      <w:r w:rsidR="0012313E" w:rsidRPr="00A1033B">
        <w:rPr>
          <w:lang w:val="en-US"/>
        </w:rPr>
        <w:t xml:space="preserve"> (1987)</w:t>
      </w:r>
      <w:r w:rsidR="0012313E">
        <w:rPr>
          <w:lang w:val="en-US"/>
        </w:rPr>
        <w:t xml:space="preserve">. </w:t>
      </w:r>
      <w:r w:rsidRPr="00A1033B">
        <w:rPr>
          <w:lang w:val="en-US"/>
        </w:rPr>
        <w:t xml:space="preserve">Chapter </w:t>
      </w:r>
      <w:r w:rsidR="00F6285B" w:rsidRPr="00A1033B">
        <w:rPr>
          <w:lang w:val="en-US"/>
        </w:rPr>
        <w:t>two</w:t>
      </w:r>
      <w:r w:rsidRPr="00A1033B">
        <w:rPr>
          <w:lang w:val="en-US"/>
        </w:rPr>
        <w:t xml:space="preserve">, </w:t>
      </w:r>
      <w:r w:rsidR="00A60779" w:rsidRPr="00A1033B">
        <w:rPr>
          <w:lang w:val="en-US"/>
        </w:rPr>
        <w:t>“</w:t>
      </w:r>
      <w:r w:rsidRPr="00A1033B">
        <w:rPr>
          <w:lang w:val="en-US"/>
        </w:rPr>
        <w:t>Text Analysis,</w:t>
      </w:r>
      <w:r w:rsidR="00A60779" w:rsidRPr="00A1033B">
        <w:rPr>
          <w:lang w:val="en-US"/>
        </w:rPr>
        <w:t>”</w:t>
      </w:r>
      <w:r w:rsidR="004C353F">
        <w:rPr>
          <w:lang w:val="en-US"/>
        </w:rPr>
        <w:t xml:space="preserve"> uses</w:t>
      </w:r>
      <w:r w:rsidRPr="00A1033B">
        <w:rPr>
          <w:lang w:val="en-US"/>
        </w:rPr>
        <w:t xml:space="preserve"> text analysis to study Virginia Woolf's </w:t>
      </w:r>
      <w:r w:rsidRPr="00A1033B">
        <w:rPr>
          <w:rStyle w:val="Emphasis"/>
          <w:lang w:val="en-US"/>
        </w:rPr>
        <w:t>Orlando: A Biography</w:t>
      </w:r>
      <w:r w:rsidR="00B71AEA" w:rsidRPr="00A1033B">
        <w:rPr>
          <w:rStyle w:val="Emphasis"/>
          <w:lang w:val="en-US"/>
        </w:rPr>
        <w:t xml:space="preserve"> </w:t>
      </w:r>
      <w:r w:rsidR="00B71AEA" w:rsidRPr="00A1033B">
        <w:rPr>
          <w:rStyle w:val="Emphasis"/>
          <w:i w:val="0"/>
          <w:iCs w:val="0"/>
          <w:lang w:val="en-US"/>
        </w:rPr>
        <w:t>(1928)</w:t>
      </w:r>
      <w:r w:rsidRPr="00A1033B">
        <w:rPr>
          <w:lang w:val="en-US"/>
        </w:rPr>
        <w:t xml:space="preserve">. Chapter </w:t>
      </w:r>
      <w:r w:rsidR="00F6285B" w:rsidRPr="00A1033B">
        <w:rPr>
          <w:lang w:val="en-US"/>
        </w:rPr>
        <w:t>three</w:t>
      </w:r>
      <w:r w:rsidRPr="00A1033B">
        <w:rPr>
          <w:lang w:val="en-US"/>
        </w:rPr>
        <w:t xml:space="preserve">, </w:t>
      </w:r>
      <w:r w:rsidR="00A60779" w:rsidRPr="00A1033B">
        <w:rPr>
          <w:lang w:val="en-US"/>
        </w:rPr>
        <w:t>“</w:t>
      </w:r>
      <w:r w:rsidRPr="00A1033B">
        <w:rPr>
          <w:lang w:val="en-US"/>
        </w:rPr>
        <w:t>Text Preservation,</w:t>
      </w:r>
      <w:r w:rsidR="00A60779" w:rsidRPr="00A1033B">
        <w:rPr>
          <w:lang w:val="en-US"/>
        </w:rPr>
        <w:t>”</w:t>
      </w:r>
      <w:r w:rsidRPr="00A1033B">
        <w:rPr>
          <w:lang w:val="en-US"/>
        </w:rPr>
        <w:t xml:space="preserve"> turns to text preservation methods </w:t>
      </w:r>
      <w:r w:rsidR="00157B01" w:rsidRPr="00A1033B">
        <w:rPr>
          <w:lang w:val="en-US"/>
        </w:rPr>
        <w:t xml:space="preserve">on </w:t>
      </w:r>
      <w:r w:rsidRPr="00A1033B">
        <w:rPr>
          <w:lang w:val="en-US"/>
        </w:rPr>
        <w:t xml:space="preserve">Oscar Wilde's novel, </w:t>
      </w:r>
      <w:r w:rsidRPr="00A1033B">
        <w:rPr>
          <w:rStyle w:val="Emphasis"/>
          <w:lang w:val="en-US"/>
        </w:rPr>
        <w:t>The Picture of Dorian Gray</w:t>
      </w:r>
      <w:r w:rsidR="00B71AEA" w:rsidRPr="00A1033B">
        <w:rPr>
          <w:rStyle w:val="Emphasis"/>
          <w:lang w:val="en-US"/>
        </w:rPr>
        <w:t xml:space="preserve"> </w:t>
      </w:r>
      <w:r w:rsidR="00B71AEA" w:rsidRPr="00A1033B">
        <w:rPr>
          <w:rStyle w:val="Emphasis"/>
          <w:i w:val="0"/>
          <w:iCs w:val="0"/>
          <w:lang w:val="en-US"/>
        </w:rPr>
        <w:t>(1890)</w:t>
      </w:r>
      <w:r w:rsidRPr="00A1033B">
        <w:rPr>
          <w:lang w:val="en-US"/>
        </w:rPr>
        <w:t xml:space="preserve">. </w:t>
      </w:r>
      <w:r w:rsidR="009B1063" w:rsidRPr="00A1033B">
        <w:rPr>
          <w:lang w:val="en-US"/>
        </w:rPr>
        <w:t>The</w:t>
      </w:r>
      <w:r w:rsidRPr="00A1033B">
        <w:rPr>
          <w:lang w:val="en-US"/>
        </w:rPr>
        <w:t xml:space="preserve"> </w:t>
      </w:r>
      <w:r w:rsidR="00F6285B" w:rsidRPr="00A1033B">
        <w:rPr>
          <w:lang w:val="en-US"/>
        </w:rPr>
        <w:t>fourth</w:t>
      </w:r>
      <w:r w:rsidRPr="00A1033B">
        <w:rPr>
          <w:lang w:val="en-US"/>
        </w:rPr>
        <w:t xml:space="preserve"> chapter </w:t>
      </w:r>
      <w:r w:rsidR="00A60779" w:rsidRPr="00A1033B">
        <w:rPr>
          <w:lang w:val="en-US"/>
        </w:rPr>
        <w:t>“</w:t>
      </w:r>
      <w:r w:rsidRPr="00A1033B">
        <w:rPr>
          <w:lang w:val="en-US"/>
        </w:rPr>
        <w:t>Text Display,</w:t>
      </w:r>
      <w:r w:rsidR="00A60779" w:rsidRPr="00A1033B">
        <w:rPr>
          <w:lang w:val="en-US"/>
        </w:rPr>
        <w:t>”</w:t>
      </w:r>
      <w:r w:rsidRPr="00A1033B">
        <w:rPr>
          <w:lang w:val="en-US"/>
        </w:rPr>
        <w:t xml:space="preserve"> </w:t>
      </w:r>
      <w:r w:rsidR="00157B01" w:rsidRPr="00A1033B">
        <w:rPr>
          <w:lang w:val="en-US"/>
        </w:rPr>
        <w:t>examines text display</w:t>
      </w:r>
      <w:r w:rsidRPr="00A1033B">
        <w:rPr>
          <w:lang w:val="en-US"/>
        </w:rPr>
        <w:t xml:space="preserve"> </w:t>
      </w:r>
      <w:r w:rsidR="00157B01" w:rsidRPr="00A1033B">
        <w:rPr>
          <w:lang w:val="en-US"/>
        </w:rPr>
        <w:t>in</w:t>
      </w:r>
      <w:r w:rsidRPr="00A1033B">
        <w:rPr>
          <w:lang w:val="en-US"/>
        </w:rPr>
        <w:t xml:space="preserve"> electronic formats, </w:t>
      </w:r>
      <w:r w:rsidR="00157B01" w:rsidRPr="00A1033B">
        <w:rPr>
          <w:lang w:val="en-US"/>
        </w:rPr>
        <w:t>in a</w:t>
      </w:r>
      <w:r w:rsidRPr="00A1033B">
        <w:rPr>
          <w:lang w:val="en-US"/>
        </w:rPr>
        <w:t xml:space="preserve"> </w:t>
      </w:r>
      <w:r w:rsidRPr="00A1033B">
        <w:rPr>
          <w:lang w:val="en-US"/>
        </w:rPr>
        <w:lastRenderedPageBreak/>
        <w:t xml:space="preserve">work of electronic literature, </w:t>
      </w:r>
      <w:r w:rsidRPr="00A1033B">
        <w:rPr>
          <w:rStyle w:val="Emphasis"/>
          <w:lang w:val="en-US"/>
        </w:rPr>
        <w:t>skinonskinonskin</w:t>
      </w:r>
      <w:r w:rsidR="00B71AEA" w:rsidRPr="00A1033B">
        <w:rPr>
          <w:rStyle w:val="Emphasis"/>
          <w:i w:val="0"/>
          <w:iCs w:val="0"/>
          <w:lang w:val="en-US"/>
        </w:rPr>
        <w:t xml:space="preserve"> (1999)</w:t>
      </w:r>
      <w:r w:rsidRPr="00A1033B">
        <w:rPr>
          <w:lang w:val="en-US"/>
        </w:rPr>
        <w:t xml:space="preserve">, by the net artist, </w:t>
      </w:r>
      <w:r w:rsidRPr="00A1033B">
        <w:rPr>
          <w:rStyle w:val="Emphasis"/>
          <w:lang w:val="en-US"/>
        </w:rPr>
        <w:t>Entropy8Zuper!</w:t>
      </w:r>
      <w:r w:rsidRPr="00A1033B">
        <w:rPr>
          <w:lang w:val="en-US"/>
        </w:rPr>
        <w:t xml:space="preserve">. </w:t>
      </w:r>
      <w:r w:rsidR="007C368B" w:rsidRPr="00A1033B">
        <w:rPr>
          <w:lang w:val="en-US"/>
        </w:rPr>
        <w:t>The</w:t>
      </w:r>
      <w:r w:rsidRPr="00A1033B">
        <w:rPr>
          <w:lang w:val="en-US"/>
        </w:rPr>
        <w:t xml:space="preserve"> </w:t>
      </w:r>
      <w:r w:rsidR="00F6285B" w:rsidRPr="00A1033B">
        <w:rPr>
          <w:lang w:val="en-US"/>
        </w:rPr>
        <w:t>fifth</w:t>
      </w:r>
      <w:r w:rsidRPr="00A1033B">
        <w:rPr>
          <w:lang w:val="en-US"/>
        </w:rPr>
        <w:t xml:space="preserve"> </w:t>
      </w:r>
      <w:r w:rsidR="00B71AEA" w:rsidRPr="00A1033B">
        <w:rPr>
          <w:lang w:val="en-US"/>
        </w:rPr>
        <w:t xml:space="preserve">and final </w:t>
      </w:r>
      <w:r w:rsidRPr="00A1033B">
        <w:rPr>
          <w:lang w:val="en-US"/>
        </w:rPr>
        <w:t xml:space="preserve">chapter, </w:t>
      </w:r>
      <w:r w:rsidR="00A60779" w:rsidRPr="00A1033B">
        <w:rPr>
          <w:lang w:val="en-US"/>
        </w:rPr>
        <w:t>“</w:t>
      </w:r>
      <w:r w:rsidRPr="00A1033B">
        <w:rPr>
          <w:lang w:val="en-US"/>
        </w:rPr>
        <w:t>Text Generation,</w:t>
      </w:r>
      <w:r w:rsidR="00A60779" w:rsidRPr="00A1033B">
        <w:rPr>
          <w:lang w:val="en-US"/>
        </w:rPr>
        <w:t>”</w:t>
      </w:r>
      <w:r w:rsidRPr="00A1033B">
        <w:rPr>
          <w:lang w:val="en-US"/>
        </w:rPr>
        <w:t xml:space="preserve"> experiments with algorithmic prediction </w:t>
      </w:r>
      <w:r w:rsidR="00157B01" w:rsidRPr="00A1033B">
        <w:rPr>
          <w:lang w:val="en-US"/>
        </w:rPr>
        <w:t>in</w:t>
      </w:r>
      <w:r w:rsidRPr="00A1033B">
        <w:rPr>
          <w:lang w:val="en-US"/>
        </w:rPr>
        <w:t xml:space="preserve"> </w:t>
      </w:r>
      <w:r w:rsidR="00157B01" w:rsidRPr="00A1033B">
        <w:rPr>
          <w:lang w:val="en-US"/>
        </w:rPr>
        <w:t xml:space="preserve">a </w:t>
      </w:r>
      <w:r w:rsidRPr="00A1033B">
        <w:rPr>
          <w:lang w:val="en-US"/>
        </w:rPr>
        <w:t xml:space="preserve">reality TV dating show, </w:t>
      </w:r>
      <w:r w:rsidRPr="00A1033B">
        <w:rPr>
          <w:rStyle w:val="Emphasis"/>
          <w:lang w:val="en-US"/>
        </w:rPr>
        <w:t>Love is Blind</w:t>
      </w:r>
      <w:r w:rsidR="00B71AEA" w:rsidRPr="00A1033B">
        <w:rPr>
          <w:lang w:val="en-US"/>
        </w:rPr>
        <w:t xml:space="preserve"> (2020).</w:t>
      </w:r>
      <w:r w:rsidR="00F96620" w:rsidRPr="00A1033B">
        <w:rPr>
          <w:lang w:val="en-US"/>
        </w:rPr>
        <w:t xml:space="preserve"> As each of these chapters show, </w:t>
      </w:r>
      <w:r w:rsidR="004B728A" w:rsidRPr="00A1033B">
        <w:rPr>
          <w:lang w:val="en-US"/>
        </w:rPr>
        <w:t>language tools effectively</w:t>
      </w:r>
      <w:r w:rsidR="00F96620" w:rsidRPr="00A1033B">
        <w:rPr>
          <w:lang w:val="en-US"/>
        </w:rPr>
        <w:t xml:space="preserve"> </w:t>
      </w:r>
      <w:commentRangeStart w:id="7"/>
      <w:r w:rsidR="00F96620" w:rsidRPr="00A1033B">
        <w:rPr>
          <w:lang w:val="en-US"/>
        </w:rPr>
        <w:t>flatten</w:t>
      </w:r>
      <w:commentRangeEnd w:id="7"/>
      <w:r w:rsidR="00E305E1" w:rsidRPr="00A1033B">
        <w:rPr>
          <w:rStyle w:val="CommentReference"/>
          <w:sz w:val="24"/>
          <w:szCs w:val="24"/>
          <w:lang w:val="en-US"/>
        </w:rPr>
        <w:commentReference w:id="7"/>
      </w:r>
      <w:r w:rsidR="00F96620" w:rsidRPr="00A1033B">
        <w:rPr>
          <w:lang w:val="en-US"/>
        </w:rPr>
        <w:t xml:space="preserve"> some aspect of language</w:t>
      </w:r>
      <w:r w:rsidR="004B728A" w:rsidRPr="00A1033B">
        <w:rPr>
          <w:lang w:val="en-US"/>
        </w:rPr>
        <w:t>’s</w:t>
      </w:r>
      <w:r w:rsidR="00F96620" w:rsidRPr="00A1033B">
        <w:rPr>
          <w:lang w:val="en-US"/>
        </w:rPr>
        <w:t xml:space="preserve"> expressivity</w:t>
      </w:r>
      <w:r w:rsidR="0006436F" w:rsidRPr="00A1033B">
        <w:rPr>
          <w:lang w:val="en-US"/>
        </w:rPr>
        <w:t xml:space="preserve"> in order to prepare it for computational </w:t>
      </w:r>
      <w:r w:rsidR="004B728A" w:rsidRPr="00A1033B">
        <w:rPr>
          <w:lang w:val="en-US"/>
        </w:rPr>
        <w:t xml:space="preserve">processing and </w:t>
      </w:r>
      <w:r w:rsidR="0006436F" w:rsidRPr="00A1033B">
        <w:rPr>
          <w:lang w:val="en-US"/>
        </w:rPr>
        <w:t>analysis</w:t>
      </w:r>
      <w:r w:rsidR="00F96620" w:rsidRPr="00A1033B">
        <w:rPr>
          <w:lang w:val="en-US"/>
        </w:rPr>
        <w:t>.</w:t>
      </w:r>
      <w:r w:rsidR="00BF5856" w:rsidRPr="00A1033B">
        <w:rPr>
          <w:lang w:val="en-US"/>
        </w:rPr>
        <w:t xml:space="preserve"> B</w:t>
      </w:r>
      <w:r w:rsidR="00157B01" w:rsidRPr="00A1033B">
        <w:rPr>
          <w:lang w:val="en-US"/>
        </w:rPr>
        <w:t xml:space="preserve">y </w:t>
      </w:r>
      <w:r w:rsidR="005F7F29" w:rsidRPr="00A1033B">
        <w:rPr>
          <w:lang w:val="en-US"/>
        </w:rPr>
        <w:t>drawing attention to</w:t>
      </w:r>
      <w:r w:rsidR="00157B01" w:rsidRPr="00A1033B">
        <w:rPr>
          <w:lang w:val="en-US"/>
        </w:rPr>
        <w:t xml:space="preserve"> </w:t>
      </w:r>
      <w:r w:rsidR="00065E03" w:rsidRPr="00A1033B">
        <w:rPr>
          <w:lang w:val="en-US"/>
        </w:rPr>
        <w:t>the individual</w:t>
      </w:r>
      <w:r w:rsidR="00157B01" w:rsidRPr="00A1033B">
        <w:rPr>
          <w:lang w:val="en-US"/>
        </w:rPr>
        <w:t xml:space="preserve"> </w:t>
      </w:r>
      <w:r w:rsidR="005F7F29" w:rsidRPr="00A1033B">
        <w:rPr>
          <w:lang w:val="en-US"/>
        </w:rPr>
        <w:t>mechanisms</w:t>
      </w:r>
      <w:r w:rsidR="00065E03" w:rsidRPr="00A1033B">
        <w:rPr>
          <w:lang w:val="en-US"/>
        </w:rPr>
        <w:t xml:space="preserve"> that drive </w:t>
      </w:r>
      <w:r w:rsidR="0006436F" w:rsidRPr="00A1033B">
        <w:rPr>
          <w:lang w:val="en-US"/>
        </w:rPr>
        <w:t xml:space="preserve">these </w:t>
      </w:r>
      <w:r w:rsidR="004B728A" w:rsidRPr="00A1033B">
        <w:rPr>
          <w:lang w:val="en-US"/>
        </w:rPr>
        <w:t>tools</w:t>
      </w:r>
      <w:r w:rsidR="00157B01" w:rsidRPr="00A1033B">
        <w:rPr>
          <w:lang w:val="en-US"/>
        </w:rPr>
        <w:t xml:space="preserve">, </w:t>
      </w:r>
      <w:r w:rsidR="00F96620" w:rsidRPr="00A1033B">
        <w:rPr>
          <w:lang w:val="en-US"/>
        </w:rPr>
        <w:t xml:space="preserve">and showing how </w:t>
      </w:r>
      <w:r w:rsidR="0006436F" w:rsidRPr="00A1033B">
        <w:rPr>
          <w:lang w:val="en-US"/>
        </w:rPr>
        <w:t>they</w:t>
      </w:r>
      <w:r w:rsidR="00F96620" w:rsidRPr="00A1033B">
        <w:rPr>
          <w:lang w:val="en-US"/>
        </w:rPr>
        <w:t xml:space="preserve"> might be</w:t>
      </w:r>
      <w:r w:rsidR="00BF5856" w:rsidRPr="00A1033B">
        <w:rPr>
          <w:lang w:val="en-US"/>
        </w:rPr>
        <w:t xml:space="preserve"> re-imagined</w:t>
      </w:r>
      <w:r w:rsidR="0006436F" w:rsidRPr="00A1033B">
        <w:rPr>
          <w:lang w:val="en-US"/>
        </w:rPr>
        <w:t xml:space="preserve"> to bring expressivity back into language</w:t>
      </w:r>
      <w:r w:rsidR="00F96620" w:rsidRPr="00A1033B">
        <w:rPr>
          <w:lang w:val="en-US"/>
        </w:rPr>
        <w:t xml:space="preserve">, </w:t>
      </w:r>
      <w:r w:rsidR="00157B01" w:rsidRPr="00A1033B">
        <w:rPr>
          <w:lang w:val="en-US"/>
        </w:rPr>
        <w:t xml:space="preserve">readers </w:t>
      </w:r>
      <w:r w:rsidR="005F7F29" w:rsidRPr="00A1033B">
        <w:rPr>
          <w:lang w:val="en-US"/>
        </w:rPr>
        <w:t xml:space="preserve">will gain a </w:t>
      </w:r>
      <w:r w:rsidR="00BF5856" w:rsidRPr="00A1033B">
        <w:rPr>
          <w:lang w:val="en-US"/>
        </w:rPr>
        <w:t xml:space="preserve">practical and empowering </w:t>
      </w:r>
      <w:r w:rsidR="004A2EC6" w:rsidRPr="00A1033B">
        <w:rPr>
          <w:lang w:val="en-US"/>
        </w:rPr>
        <w:t>skillset for</w:t>
      </w:r>
      <w:r w:rsidR="00BF5856" w:rsidRPr="00A1033B">
        <w:rPr>
          <w:lang w:val="en-US"/>
        </w:rPr>
        <w:t xml:space="preserve"> </w:t>
      </w:r>
      <w:r w:rsidR="004A2EC6" w:rsidRPr="00A1033B">
        <w:rPr>
          <w:lang w:val="en-US"/>
        </w:rPr>
        <w:t xml:space="preserve">computing </w:t>
      </w:r>
      <w:r w:rsidR="00BF5856" w:rsidRPr="00A1033B">
        <w:rPr>
          <w:lang w:val="en-US"/>
        </w:rPr>
        <w:t xml:space="preserve">over </w:t>
      </w:r>
      <w:r w:rsidR="00065E03" w:rsidRPr="00A1033B">
        <w:rPr>
          <w:lang w:val="en-US"/>
        </w:rPr>
        <w:t>the course of the book.</w:t>
      </w:r>
    </w:p>
    <w:p w14:paraId="26FBBFB3" w14:textId="4B32D729" w:rsidR="00063598" w:rsidRPr="00A1033B" w:rsidRDefault="009A684D" w:rsidP="00786CE1">
      <w:pPr>
        <w:pStyle w:val="Textbody"/>
        <w:spacing w:line="480" w:lineRule="auto"/>
        <w:ind w:firstLine="709"/>
        <w:rPr>
          <w:lang w:val="en-US"/>
        </w:rPr>
      </w:pPr>
      <w:r w:rsidRPr="00A1033B">
        <w:rPr>
          <w:lang w:val="en-US"/>
        </w:rPr>
        <w:t xml:space="preserve">As the book moves from more </w:t>
      </w:r>
      <w:r w:rsidR="0012313E">
        <w:rPr>
          <w:lang w:val="en-US"/>
        </w:rPr>
        <w:t>preliminary</w:t>
      </w:r>
      <w:r w:rsidRPr="00A1033B">
        <w:rPr>
          <w:lang w:val="en-US"/>
        </w:rPr>
        <w:t xml:space="preserve"> to </w:t>
      </w:r>
      <w:r w:rsidR="0012313E">
        <w:rPr>
          <w:lang w:val="en-US"/>
        </w:rPr>
        <w:t xml:space="preserve">advanced </w:t>
      </w:r>
      <w:r w:rsidRPr="00A1033B">
        <w:rPr>
          <w:lang w:val="en-US"/>
        </w:rPr>
        <w:t xml:space="preserve">computational processes, from </w:t>
      </w:r>
      <w:r w:rsidR="0012313E">
        <w:rPr>
          <w:lang w:val="en-US"/>
        </w:rPr>
        <w:t>gathering</w:t>
      </w:r>
      <w:r w:rsidRPr="00A1033B">
        <w:rPr>
          <w:lang w:val="en-US"/>
        </w:rPr>
        <w:t xml:space="preserve"> text to </w:t>
      </w:r>
      <w:r w:rsidR="0012313E">
        <w:rPr>
          <w:lang w:val="en-US"/>
        </w:rPr>
        <w:t>generating</w:t>
      </w:r>
      <w:r w:rsidRPr="00A1033B">
        <w:rPr>
          <w:lang w:val="en-US"/>
        </w:rPr>
        <w:t xml:space="preserve"> text, it also expands </w:t>
      </w:r>
      <w:r w:rsidR="00A66E6B" w:rsidRPr="00A1033B">
        <w:rPr>
          <w:lang w:val="en-US"/>
        </w:rPr>
        <w:t xml:space="preserve">its </w:t>
      </w:r>
      <w:r w:rsidR="00C25369" w:rsidRPr="00A1033B">
        <w:rPr>
          <w:lang w:val="en-US"/>
        </w:rPr>
        <w:t>theoretical</w:t>
      </w:r>
      <w:r w:rsidR="00A66E6B" w:rsidRPr="00A1033B">
        <w:rPr>
          <w:lang w:val="en-US"/>
        </w:rPr>
        <w:t xml:space="preserve"> purview</w:t>
      </w:r>
      <w:r w:rsidR="00E51083" w:rsidRPr="00A1033B">
        <w:rPr>
          <w:lang w:val="en-US"/>
        </w:rPr>
        <w:t xml:space="preserve"> beyond Queer Studies</w:t>
      </w:r>
      <w:r w:rsidR="00A66E6B" w:rsidRPr="00A1033B">
        <w:rPr>
          <w:lang w:val="en-US"/>
        </w:rPr>
        <w:t xml:space="preserve">. </w:t>
      </w:r>
      <w:r w:rsidR="00AD6001" w:rsidRPr="00A1033B">
        <w:rPr>
          <w:lang w:val="en-US"/>
        </w:rPr>
        <w:t xml:space="preserve">Drawing from </w:t>
      </w:r>
      <w:r w:rsidR="00FA309A">
        <w:rPr>
          <w:lang w:val="en-US"/>
        </w:rPr>
        <w:t>concepts</w:t>
      </w:r>
      <w:r w:rsidR="005829B0">
        <w:rPr>
          <w:lang w:val="en-US"/>
        </w:rPr>
        <w:t xml:space="preserve"> associated with </w:t>
      </w:r>
      <w:commentRangeStart w:id="8"/>
      <w:r w:rsidR="005829B0">
        <w:rPr>
          <w:lang w:val="en-US"/>
        </w:rPr>
        <w:t xml:space="preserve">Queer Studies’ </w:t>
      </w:r>
      <w:commentRangeEnd w:id="8"/>
      <w:r w:rsidR="00E305E1">
        <w:rPr>
          <w:rStyle w:val="CommentReference"/>
          <w:sz w:val="24"/>
          <w:szCs w:val="24"/>
          <w:lang w:val="en-US"/>
        </w:rPr>
        <w:commentReference w:id="8"/>
      </w:r>
      <w:r w:rsidR="005829B0">
        <w:rPr>
          <w:lang w:val="en-US"/>
        </w:rPr>
        <w:t>theorizing,</w:t>
      </w:r>
      <w:r w:rsidR="00E51083" w:rsidRPr="00A1033B">
        <w:rPr>
          <w:lang w:val="en-US"/>
        </w:rPr>
        <w:t xml:space="preserve"> like </w:t>
      </w:r>
      <w:r w:rsidR="00063598">
        <w:rPr>
          <w:lang w:val="en-US"/>
        </w:rPr>
        <w:t xml:space="preserve">borderlands theory, </w:t>
      </w:r>
      <w:r w:rsidR="00E51083" w:rsidRPr="00A1033B">
        <w:rPr>
          <w:lang w:val="en-US"/>
        </w:rPr>
        <w:t>gender performativity</w:t>
      </w:r>
      <w:r w:rsidR="00063598">
        <w:rPr>
          <w:lang w:val="en-US"/>
        </w:rPr>
        <w:t>,</w:t>
      </w:r>
      <w:r w:rsidR="00E51083" w:rsidRPr="00A1033B">
        <w:rPr>
          <w:lang w:val="en-US"/>
        </w:rPr>
        <w:t xml:space="preserve"> and disidentification</w:t>
      </w:r>
      <w:r w:rsidR="00C25369" w:rsidRPr="00A1033B">
        <w:rPr>
          <w:lang w:val="en-US"/>
        </w:rPr>
        <w:t xml:space="preserve"> (</w:t>
      </w:r>
      <w:r w:rsidR="00063598">
        <w:rPr>
          <w:lang w:val="en-US"/>
        </w:rPr>
        <w:t xml:space="preserve">Anzaldúa, </w:t>
      </w:r>
      <w:r w:rsidR="00C25369" w:rsidRPr="00A1033B">
        <w:rPr>
          <w:lang w:val="en-US"/>
        </w:rPr>
        <w:t>Bulter, Mu</w:t>
      </w:r>
      <w:r w:rsidR="0006436F" w:rsidRPr="00A1033B">
        <w:rPr>
          <w:lang w:val="en-US"/>
        </w:rPr>
        <w:t>ñ</w:t>
      </w:r>
      <w:r w:rsidR="00C25369" w:rsidRPr="00A1033B">
        <w:rPr>
          <w:lang w:val="en-US"/>
        </w:rPr>
        <w:t>oz)</w:t>
      </w:r>
      <w:r w:rsidR="00E51083" w:rsidRPr="00A1033B">
        <w:rPr>
          <w:lang w:val="en-US"/>
        </w:rPr>
        <w:t>,</w:t>
      </w:r>
      <w:r w:rsidR="00AD6001" w:rsidRPr="00A1033B">
        <w:rPr>
          <w:lang w:val="en-US"/>
        </w:rPr>
        <w:t xml:space="preserve"> </w:t>
      </w:r>
      <w:r w:rsidR="00E51083" w:rsidRPr="00A1033B">
        <w:rPr>
          <w:lang w:val="en-US"/>
        </w:rPr>
        <w:t>the chapters in the first half of the book</w:t>
      </w:r>
      <w:r w:rsidR="00AD6001" w:rsidRPr="00A1033B">
        <w:rPr>
          <w:lang w:val="en-US"/>
        </w:rPr>
        <w:t xml:space="preserve"> propose strategies for </w:t>
      </w:r>
      <w:commentRangeStart w:id="9"/>
      <w:r w:rsidR="005829B0">
        <w:rPr>
          <w:lang w:val="en-US"/>
        </w:rPr>
        <w:t>opposing</w:t>
      </w:r>
      <w:r w:rsidR="004C353F">
        <w:rPr>
          <w:lang w:val="en-US"/>
        </w:rPr>
        <w:t xml:space="preserve"> </w:t>
      </w:r>
      <w:r w:rsidR="00063598">
        <w:rPr>
          <w:lang w:val="en-US"/>
        </w:rPr>
        <w:t>the</w:t>
      </w:r>
      <w:r w:rsidR="00163EC3" w:rsidRPr="00A1033B">
        <w:rPr>
          <w:lang w:val="en-US"/>
        </w:rPr>
        <w:t xml:space="preserve"> logic</w:t>
      </w:r>
      <w:r w:rsidR="00C25369" w:rsidRPr="00A1033B">
        <w:rPr>
          <w:lang w:val="en-US"/>
        </w:rPr>
        <w:t>s</w:t>
      </w:r>
      <w:r w:rsidR="00163EC3" w:rsidRPr="00A1033B">
        <w:rPr>
          <w:lang w:val="en-US"/>
        </w:rPr>
        <w:t xml:space="preserve"> of </w:t>
      </w:r>
      <w:r w:rsidR="00AD6001" w:rsidRPr="00A1033B">
        <w:rPr>
          <w:lang w:val="en-US"/>
        </w:rPr>
        <w:t>totalizing structures</w:t>
      </w:r>
      <w:commentRangeEnd w:id="9"/>
      <w:r w:rsidR="00E305E1" w:rsidRPr="00A1033B">
        <w:rPr>
          <w:rStyle w:val="CommentReference"/>
          <w:sz w:val="24"/>
          <w:szCs w:val="24"/>
          <w:lang w:val="en-US"/>
        </w:rPr>
        <w:commentReference w:id="9"/>
      </w:r>
      <w:r w:rsidR="00AD6001" w:rsidRPr="00A1033B">
        <w:rPr>
          <w:lang w:val="en-US"/>
        </w:rPr>
        <w:t xml:space="preserve">. </w:t>
      </w:r>
      <w:commentRangeStart w:id="10"/>
      <w:r w:rsidR="00E51083" w:rsidRPr="00A1033B">
        <w:rPr>
          <w:lang w:val="en-US"/>
        </w:rPr>
        <w:t xml:space="preserve">While Queer Studies offers powerful methodologies for disrupting existing structures of meaning-making, </w:t>
      </w:r>
      <w:r w:rsidR="00813A83" w:rsidRPr="00A1033B">
        <w:rPr>
          <w:lang w:val="en-US"/>
        </w:rPr>
        <w:t>part of re-defining “queer” for the future</w:t>
      </w:r>
      <w:r w:rsidR="00786CE1">
        <w:rPr>
          <w:lang w:val="en-US"/>
        </w:rPr>
        <w:t xml:space="preserve"> involves</w:t>
      </w:r>
      <w:r w:rsidR="004C353F">
        <w:rPr>
          <w:lang w:val="en-US"/>
        </w:rPr>
        <w:t xml:space="preserve"> creating new</w:t>
      </w:r>
      <w:r w:rsidR="005829B0">
        <w:rPr>
          <w:lang w:val="en-US"/>
        </w:rPr>
        <w:t xml:space="preserve"> orientations around </w:t>
      </w:r>
      <w:r w:rsidR="004C353F">
        <w:rPr>
          <w:lang w:val="en-US"/>
        </w:rPr>
        <w:t xml:space="preserve">being </w:t>
      </w:r>
      <w:r w:rsidR="004C353F" w:rsidRPr="004C353F">
        <w:rPr>
          <w:i/>
          <w:iCs/>
          <w:lang w:val="en-US"/>
        </w:rPr>
        <w:t>counter</w:t>
      </w:r>
      <w:r w:rsidR="005829B0">
        <w:rPr>
          <w:lang w:val="en-US"/>
        </w:rPr>
        <w:t xml:space="preserve">, including </w:t>
      </w:r>
      <w:r w:rsidR="00786CE1">
        <w:rPr>
          <w:lang w:val="en-US"/>
        </w:rPr>
        <w:t>repurposing, co</w:t>
      </w:r>
      <w:r w:rsidR="008419C2">
        <w:rPr>
          <w:lang w:val="en-US"/>
        </w:rPr>
        <w:t>-</w:t>
      </w:r>
      <w:r w:rsidR="00786CE1">
        <w:rPr>
          <w:lang w:val="en-US"/>
        </w:rPr>
        <w:t>opting</w:t>
      </w:r>
      <w:r w:rsidR="005829B0">
        <w:rPr>
          <w:lang w:val="en-US"/>
        </w:rPr>
        <w:t xml:space="preserve">, and coexisting </w:t>
      </w:r>
      <w:r w:rsidR="004C353F">
        <w:rPr>
          <w:lang w:val="en-US"/>
        </w:rPr>
        <w:t>within</w:t>
      </w:r>
      <w:r w:rsidR="005829B0">
        <w:rPr>
          <w:lang w:val="en-US"/>
        </w:rPr>
        <w:t xml:space="preserve"> components of oppressive systems. </w:t>
      </w:r>
      <w:r w:rsidR="00786CE1">
        <w:rPr>
          <w:lang w:val="en-US"/>
        </w:rPr>
        <w:t>As</w:t>
      </w:r>
      <w:r w:rsidR="00813A83" w:rsidRPr="00A1033B">
        <w:rPr>
          <w:lang w:val="en-US"/>
        </w:rPr>
        <w:t xml:space="preserve"> </w:t>
      </w:r>
      <w:r w:rsidR="00813A83" w:rsidRPr="00A1033B">
        <w:rPr>
          <w:i/>
          <w:iCs/>
          <w:lang w:val="en-US"/>
        </w:rPr>
        <w:t>Counter-Code</w:t>
      </w:r>
      <w:r w:rsidR="00813A83" w:rsidRPr="00A1033B">
        <w:rPr>
          <w:lang w:val="en-US"/>
        </w:rPr>
        <w:t xml:space="preserve"> argues, </w:t>
      </w:r>
      <w:r w:rsidR="004C353F">
        <w:rPr>
          <w:lang w:val="en-US"/>
        </w:rPr>
        <w:t xml:space="preserve">this </w:t>
      </w:r>
      <w:r w:rsidR="00786CE1">
        <w:rPr>
          <w:lang w:val="en-US"/>
        </w:rPr>
        <w:t xml:space="preserve">resistance work involves </w:t>
      </w:r>
      <w:r w:rsidR="00813A83" w:rsidRPr="00A1033B">
        <w:rPr>
          <w:lang w:val="en-US"/>
        </w:rPr>
        <w:t>collaborating across fields to compile a strategic and flexible set of methodological tools.</w:t>
      </w:r>
      <w:commentRangeEnd w:id="10"/>
      <w:r w:rsidR="00E305E1" w:rsidRPr="00A1033B">
        <w:rPr>
          <w:rStyle w:val="CommentReference"/>
          <w:sz w:val="24"/>
          <w:szCs w:val="24"/>
          <w:lang w:val="en-US"/>
        </w:rPr>
        <w:commentReference w:id="10"/>
      </w:r>
      <w:r w:rsidR="00813A83" w:rsidRPr="00A1033B">
        <w:rPr>
          <w:lang w:val="en-US"/>
        </w:rPr>
        <w:t xml:space="preserve"> </w:t>
      </w:r>
      <w:commentRangeStart w:id="11"/>
      <w:commentRangeStart w:id="12"/>
      <w:r w:rsidR="00813A83" w:rsidRPr="00A1033B">
        <w:rPr>
          <w:lang w:val="en-US"/>
        </w:rPr>
        <w:t>The second half</w:t>
      </w:r>
      <w:r w:rsidR="0012313E">
        <w:rPr>
          <w:lang w:val="en-US"/>
        </w:rPr>
        <w:t xml:space="preserve"> of the book thus</w:t>
      </w:r>
      <w:r w:rsidR="00813A83" w:rsidRPr="00A1033B">
        <w:rPr>
          <w:lang w:val="en-US"/>
        </w:rPr>
        <w:t xml:space="preserve"> </w:t>
      </w:r>
      <w:r w:rsidR="00E51083" w:rsidRPr="00A1033B">
        <w:rPr>
          <w:lang w:val="en-US"/>
        </w:rPr>
        <w:t>turns to fields including Black Feminist Studies and Trans Studies</w:t>
      </w:r>
      <w:r w:rsidR="00813A83" w:rsidRPr="00A1033B">
        <w:rPr>
          <w:lang w:val="en-US"/>
        </w:rPr>
        <w:t xml:space="preserve">, </w:t>
      </w:r>
      <w:r w:rsidR="00FA309A">
        <w:rPr>
          <w:lang w:val="en-US"/>
        </w:rPr>
        <w:t xml:space="preserve">which are in many ways aligned with, but distinct from, Queer Studies. </w:t>
      </w:r>
      <w:commentRangeEnd w:id="11"/>
      <w:r w:rsidR="00E305E1">
        <w:rPr>
          <w:rStyle w:val="CommentReference"/>
          <w:sz w:val="24"/>
          <w:szCs w:val="24"/>
          <w:lang w:val="en-US"/>
        </w:rPr>
        <w:commentReference w:id="11"/>
      </w:r>
      <w:commentRangeEnd w:id="12"/>
      <w:r w:rsidR="00E305E1">
        <w:rPr>
          <w:rStyle w:val="CommentReference"/>
          <w:sz w:val="24"/>
          <w:szCs w:val="24"/>
          <w:lang w:val="en-US"/>
        </w:rPr>
        <w:commentReference w:id="12"/>
      </w:r>
      <w:r w:rsidR="00FA309A">
        <w:rPr>
          <w:lang w:val="en-US"/>
        </w:rPr>
        <w:t xml:space="preserve">These fields </w:t>
      </w:r>
      <w:r w:rsidR="00AD6001" w:rsidRPr="00A1033B">
        <w:rPr>
          <w:lang w:val="en-US"/>
        </w:rPr>
        <w:t xml:space="preserve">offer methods </w:t>
      </w:r>
      <w:r w:rsidR="00813A83" w:rsidRPr="00A1033B">
        <w:rPr>
          <w:lang w:val="en-US"/>
        </w:rPr>
        <w:t>that look beyond</w:t>
      </w:r>
      <w:r w:rsidR="005829B0">
        <w:rPr>
          <w:lang w:val="en-US"/>
        </w:rPr>
        <w:t xml:space="preserve"> </w:t>
      </w:r>
      <w:r w:rsidR="00063598">
        <w:rPr>
          <w:lang w:val="en-US"/>
        </w:rPr>
        <w:t>oppositional forces and relations</w:t>
      </w:r>
      <w:r w:rsidR="005829B0">
        <w:rPr>
          <w:lang w:val="en-US"/>
        </w:rPr>
        <w:t xml:space="preserve"> and</w:t>
      </w:r>
      <w:r w:rsidR="00063598">
        <w:rPr>
          <w:lang w:val="en-US"/>
        </w:rPr>
        <w:t xml:space="preserve"> toward coexistence</w:t>
      </w:r>
      <w:r w:rsidR="005829B0">
        <w:rPr>
          <w:lang w:val="en-US"/>
        </w:rPr>
        <w:t xml:space="preserve"> </w:t>
      </w:r>
      <w:r w:rsidR="00063598">
        <w:rPr>
          <w:lang w:val="en-US"/>
        </w:rPr>
        <w:t>and symbiosis</w:t>
      </w:r>
      <w:r w:rsidR="00FA309A">
        <w:rPr>
          <w:lang w:val="en-US"/>
        </w:rPr>
        <w:t xml:space="preserve">—from working </w:t>
      </w:r>
      <w:r w:rsidR="00FA309A" w:rsidRPr="00063598">
        <w:rPr>
          <w:i/>
          <w:iCs/>
          <w:lang w:val="en-US"/>
        </w:rPr>
        <w:t>against</w:t>
      </w:r>
      <w:r w:rsidR="00FA309A">
        <w:rPr>
          <w:lang w:val="en-US"/>
        </w:rPr>
        <w:t xml:space="preserve"> systems to working </w:t>
      </w:r>
      <w:r w:rsidR="00FA309A">
        <w:rPr>
          <w:i/>
          <w:iCs/>
          <w:lang w:val="en-US"/>
        </w:rPr>
        <w:t>beside</w:t>
      </w:r>
      <w:r w:rsidR="005829B0">
        <w:rPr>
          <w:i/>
          <w:iCs/>
          <w:lang w:val="en-US"/>
        </w:rPr>
        <w:t xml:space="preserve"> </w:t>
      </w:r>
      <w:r w:rsidR="005829B0">
        <w:rPr>
          <w:lang w:val="en-US"/>
        </w:rPr>
        <w:t xml:space="preserve">or </w:t>
      </w:r>
      <w:r w:rsidR="005829B0">
        <w:rPr>
          <w:i/>
          <w:iCs/>
          <w:lang w:val="en-US"/>
        </w:rPr>
        <w:t>within</w:t>
      </w:r>
      <w:r w:rsidR="00FA309A">
        <w:rPr>
          <w:lang w:val="en-US"/>
        </w:rPr>
        <w:t xml:space="preserve"> systems</w:t>
      </w:r>
      <w:r w:rsidR="00063598">
        <w:rPr>
          <w:lang w:val="en-US"/>
        </w:rPr>
        <w:t xml:space="preserve">. Such methods, the book argues, position resistance work as less </w:t>
      </w:r>
      <w:r w:rsidR="00FA309A">
        <w:rPr>
          <w:lang w:val="en-US"/>
        </w:rPr>
        <w:t xml:space="preserve">about </w:t>
      </w:r>
      <w:r w:rsidR="005829B0">
        <w:rPr>
          <w:lang w:val="en-US"/>
        </w:rPr>
        <w:t>subversion</w:t>
      </w:r>
      <w:r w:rsidR="00063598">
        <w:rPr>
          <w:lang w:val="en-US"/>
        </w:rPr>
        <w:t xml:space="preserve"> and more </w:t>
      </w:r>
      <w:r w:rsidR="00FA309A">
        <w:rPr>
          <w:lang w:val="en-US"/>
        </w:rPr>
        <w:t>about</w:t>
      </w:r>
      <w:r w:rsidR="005829B0">
        <w:rPr>
          <w:lang w:val="en-US"/>
        </w:rPr>
        <w:t xml:space="preserve"> creation, of creating space to </w:t>
      </w:r>
      <w:r w:rsidR="00063598">
        <w:rPr>
          <w:lang w:val="en-US"/>
        </w:rPr>
        <w:t>surfac</w:t>
      </w:r>
      <w:r w:rsidR="005829B0">
        <w:rPr>
          <w:lang w:val="en-US"/>
        </w:rPr>
        <w:t>e</w:t>
      </w:r>
      <w:r w:rsidR="00063598">
        <w:rPr>
          <w:lang w:val="en-US"/>
        </w:rPr>
        <w:t xml:space="preserve"> experiences of lived embodiment and shared affinities. </w:t>
      </w:r>
      <w:r w:rsidRPr="00A1033B">
        <w:rPr>
          <w:lang w:val="en-US"/>
        </w:rPr>
        <w:t xml:space="preserve">The </w:t>
      </w:r>
      <w:r w:rsidR="00AD6001" w:rsidRPr="00A1033B">
        <w:rPr>
          <w:lang w:val="en-US"/>
        </w:rPr>
        <w:t>second half of the book thus respond</w:t>
      </w:r>
      <w:r w:rsidR="0006436F" w:rsidRPr="00A1033B">
        <w:rPr>
          <w:lang w:val="en-US"/>
        </w:rPr>
        <w:t>s</w:t>
      </w:r>
      <w:r w:rsidR="00AD6001" w:rsidRPr="00A1033B">
        <w:rPr>
          <w:lang w:val="en-US"/>
        </w:rPr>
        <w:t xml:space="preserve"> to the </w:t>
      </w:r>
      <w:r w:rsidR="00813A83" w:rsidRPr="00A1033B">
        <w:rPr>
          <w:lang w:val="en-US"/>
        </w:rPr>
        <w:t xml:space="preserve">theoretical </w:t>
      </w:r>
      <w:r w:rsidR="00AD6001" w:rsidRPr="00A1033B">
        <w:rPr>
          <w:lang w:val="en-US"/>
        </w:rPr>
        <w:t xml:space="preserve">threads spun in the first half, bringing both critique and </w:t>
      </w:r>
      <w:r w:rsidR="004C353F">
        <w:rPr>
          <w:lang w:val="en-US"/>
        </w:rPr>
        <w:t>imagination</w:t>
      </w:r>
      <w:r w:rsidR="00AD6001" w:rsidRPr="00A1033B">
        <w:rPr>
          <w:lang w:val="en-US"/>
        </w:rPr>
        <w:t xml:space="preserve"> to the goal of re-visioning technological systems</w:t>
      </w:r>
      <w:r w:rsidR="004C353F">
        <w:rPr>
          <w:lang w:val="en-US"/>
        </w:rPr>
        <w:t>.</w:t>
      </w:r>
    </w:p>
    <w:p w14:paraId="78D4093B" w14:textId="52A1D65E" w:rsidR="00D94C03" w:rsidRPr="00A1033B" w:rsidRDefault="000C3335" w:rsidP="00FD0E72">
      <w:pPr>
        <w:pStyle w:val="Textbody"/>
        <w:spacing w:line="480" w:lineRule="auto"/>
        <w:ind w:firstLine="709"/>
        <w:rPr>
          <w:rFonts w:cs="Times New Roman"/>
          <w:lang w:val="en-US"/>
        </w:rPr>
      </w:pPr>
      <w:commentRangeStart w:id="13"/>
      <w:commentRangeStart w:id="14"/>
      <w:r w:rsidRPr="00A1033B">
        <w:rPr>
          <w:rFonts w:cs="Times New Roman"/>
          <w:lang w:val="en-US"/>
        </w:rPr>
        <w:t>Although</w:t>
      </w:r>
      <w:r w:rsidRPr="00A1033B">
        <w:rPr>
          <w:rFonts w:cs="Times New Roman"/>
          <w:i/>
          <w:iCs/>
          <w:lang w:val="en-US"/>
        </w:rPr>
        <w:t xml:space="preserve"> </w:t>
      </w:r>
      <w:r w:rsidR="00AD6001" w:rsidRPr="00A1033B">
        <w:rPr>
          <w:rFonts w:cs="Times New Roman"/>
          <w:i/>
          <w:iCs/>
          <w:lang w:val="en-US"/>
        </w:rPr>
        <w:t>Counter-Code</w:t>
      </w:r>
      <w:r w:rsidR="00125BA1" w:rsidRPr="00A1033B">
        <w:rPr>
          <w:rFonts w:cs="Times New Roman"/>
          <w:lang w:val="en-US"/>
        </w:rPr>
        <w:t xml:space="preserve"> is</w:t>
      </w:r>
      <w:r w:rsidR="00C45DA6" w:rsidRPr="00A1033B">
        <w:rPr>
          <w:rFonts w:cs="Times New Roman"/>
          <w:lang w:val="en-US"/>
        </w:rPr>
        <w:t xml:space="preserve"> </w:t>
      </w:r>
      <w:r w:rsidR="00125BA1" w:rsidRPr="00A1033B">
        <w:rPr>
          <w:rFonts w:cs="Times New Roman"/>
          <w:lang w:val="en-US"/>
        </w:rPr>
        <w:t>situated in a</w:t>
      </w:r>
      <w:r w:rsidR="000242DD" w:rsidRPr="00A1033B">
        <w:rPr>
          <w:rFonts w:cs="Times New Roman"/>
          <w:lang w:val="en-US"/>
        </w:rPr>
        <w:t xml:space="preserve"> relatively niche</w:t>
      </w:r>
      <w:r w:rsidR="00125BA1" w:rsidRPr="00A1033B">
        <w:rPr>
          <w:rFonts w:cs="Times New Roman"/>
          <w:lang w:val="en-US"/>
        </w:rPr>
        <w:t xml:space="preserve"> subfield of Digital Humanities </w:t>
      </w:r>
      <w:commentRangeEnd w:id="13"/>
      <w:r w:rsidR="009E7306" w:rsidRPr="00A1033B">
        <w:rPr>
          <w:rStyle w:val="CommentReference"/>
          <w:rFonts w:cs="Times New Roman"/>
          <w:sz w:val="24"/>
          <w:szCs w:val="24"/>
          <w:lang w:val="en-US"/>
        </w:rPr>
        <w:lastRenderedPageBreak/>
        <w:commentReference w:id="13"/>
      </w:r>
      <w:commentRangeEnd w:id="14"/>
      <w:r w:rsidR="009E7306" w:rsidRPr="00A1033B">
        <w:rPr>
          <w:rStyle w:val="CommentReference"/>
          <w:rFonts w:cs="Times New Roman"/>
          <w:sz w:val="24"/>
          <w:szCs w:val="24"/>
          <w:lang w:val="en-US"/>
        </w:rPr>
        <w:commentReference w:id="14"/>
      </w:r>
      <w:r w:rsidR="00125BA1" w:rsidRPr="00A1033B">
        <w:rPr>
          <w:rFonts w:cs="Times New Roman"/>
          <w:lang w:val="en-US"/>
        </w:rPr>
        <w:t xml:space="preserve">called Queer DH, </w:t>
      </w:r>
      <w:r w:rsidRPr="00A1033B">
        <w:rPr>
          <w:rFonts w:cs="Times New Roman"/>
          <w:lang w:val="en-US"/>
        </w:rPr>
        <w:t xml:space="preserve">it </w:t>
      </w:r>
      <w:r w:rsidR="00503774" w:rsidRPr="00A1033B">
        <w:rPr>
          <w:rFonts w:cs="Times New Roman"/>
          <w:lang w:val="en-US"/>
        </w:rPr>
        <w:t xml:space="preserve">is </w:t>
      </w:r>
      <w:r w:rsidR="00FD0E72" w:rsidRPr="00A1033B">
        <w:rPr>
          <w:rFonts w:cs="Times New Roman"/>
          <w:lang w:val="en-US"/>
        </w:rPr>
        <w:t>written</w:t>
      </w:r>
      <w:r w:rsidRPr="00A1033B">
        <w:rPr>
          <w:rFonts w:cs="Times New Roman"/>
          <w:lang w:val="en-US"/>
        </w:rPr>
        <w:t xml:space="preserve"> </w:t>
      </w:r>
      <w:r w:rsidR="004C353F">
        <w:rPr>
          <w:rFonts w:cs="Times New Roman"/>
          <w:lang w:val="en-US"/>
        </w:rPr>
        <w:t xml:space="preserve">primarily </w:t>
      </w:r>
      <w:r w:rsidR="00FD0E72" w:rsidRPr="00A1033B">
        <w:rPr>
          <w:rFonts w:cs="Times New Roman"/>
          <w:lang w:val="en-US"/>
        </w:rPr>
        <w:t>for</w:t>
      </w:r>
      <w:r w:rsidR="000242DD" w:rsidRPr="00A1033B">
        <w:rPr>
          <w:rFonts w:cs="Times New Roman"/>
          <w:lang w:val="en-US"/>
        </w:rPr>
        <w:t xml:space="preserve"> </w:t>
      </w:r>
      <w:r w:rsidR="00F25636">
        <w:rPr>
          <w:rFonts w:cs="Times New Roman"/>
          <w:lang w:val="en-US"/>
        </w:rPr>
        <w:t xml:space="preserve">Digital Humanists and for </w:t>
      </w:r>
      <w:r w:rsidR="00AE37A0" w:rsidRPr="00A1033B">
        <w:rPr>
          <w:rFonts w:cs="Times New Roman"/>
          <w:lang w:val="en-US"/>
        </w:rPr>
        <w:t>nontechnical readerships</w:t>
      </w:r>
      <w:r w:rsidR="00163EC3" w:rsidRPr="00A1033B">
        <w:rPr>
          <w:rFonts w:cs="Times New Roman"/>
          <w:lang w:val="en-US"/>
        </w:rPr>
        <w:t xml:space="preserve"> from the </w:t>
      </w:r>
      <w:r w:rsidR="00452045" w:rsidRPr="00A1033B">
        <w:rPr>
          <w:rFonts w:cs="Times New Roman"/>
          <w:lang w:val="en-US"/>
        </w:rPr>
        <w:t>H</w:t>
      </w:r>
      <w:r w:rsidR="00163EC3" w:rsidRPr="00A1033B">
        <w:rPr>
          <w:rFonts w:cs="Times New Roman"/>
          <w:lang w:val="en-US"/>
        </w:rPr>
        <w:t>umanities</w:t>
      </w:r>
      <w:r w:rsidR="00452045" w:rsidRPr="00A1033B">
        <w:rPr>
          <w:rFonts w:cs="Times New Roman"/>
          <w:lang w:val="en-US"/>
        </w:rPr>
        <w:t>, particularly from Queer Studies and Literary Studies</w:t>
      </w:r>
      <w:r w:rsidR="00FD0E72" w:rsidRPr="00A1033B">
        <w:rPr>
          <w:rFonts w:cs="Times New Roman"/>
          <w:lang w:val="en-US"/>
        </w:rPr>
        <w:t xml:space="preserve">. </w:t>
      </w:r>
      <w:r w:rsidR="007D77E4">
        <w:rPr>
          <w:rFonts w:cs="Times New Roman"/>
          <w:lang w:val="en-US"/>
        </w:rPr>
        <w:t>First</w:t>
      </w:r>
      <w:r w:rsidR="007D77E4" w:rsidRPr="00A1033B">
        <w:rPr>
          <w:rFonts w:cs="Times New Roman"/>
          <w:lang w:val="en-US"/>
        </w:rPr>
        <w:t xml:space="preserve">, </w:t>
      </w:r>
      <w:r w:rsidR="007D77E4" w:rsidRPr="00A1033B">
        <w:rPr>
          <w:rFonts w:cs="Times New Roman"/>
          <w:i/>
          <w:iCs/>
          <w:lang w:val="en-US"/>
        </w:rPr>
        <w:t>Counter-Code</w:t>
      </w:r>
      <w:r w:rsidR="00F25636">
        <w:rPr>
          <w:rFonts w:cs="Times New Roman"/>
          <w:lang w:val="en-US"/>
        </w:rPr>
        <w:t xml:space="preserve">’s </w:t>
      </w:r>
      <w:r w:rsidR="007D77E4">
        <w:rPr>
          <w:rFonts w:cs="Times New Roman"/>
          <w:lang w:val="en-US"/>
        </w:rPr>
        <w:t xml:space="preserve">scaffolded examination of </w:t>
      </w:r>
      <w:r w:rsidR="00F25636">
        <w:rPr>
          <w:rFonts w:cs="Times New Roman"/>
          <w:lang w:val="en-US"/>
        </w:rPr>
        <w:t xml:space="preserve">various </w:t>
      </w:r>
      <w:r w:rsidR="007D77E4">
        <w:rPr>
          <w:rFonts w:cs="Times New Roman"/>
          <w:lang w:val="en-US"/>
        </w:rPr>
        <w:t xml:space="preserve">technical </w:t>
      </w:r>
      <w:r w:rsidR="00F25636">
        <w:rPr>
          <w:rFonts w:cs="Times New Roman"/>
          <w:lang w:val="en-US"/>
        </w:rPr>
        <w:t>processes</w:t>
      </w:r>
      <w:r w:rsidR="007D77E4">
        <w:rPr>
          <w:rFonts w:cs="Times New Roman"/>
          <w:lang w:val="en-US"/>
        </w:rPr>
        <w:t xml:space="preserve"> and the depth of focus </w:t>
      </w:r>
      <w:r w:rsidR="004C353F">
        <w:rPr>
          <w:rFonts w:cs="Times New Roman"/>
          <w:lang w:val="en-US"/>
        </w:rPr>
        <w:t>on</w:t>
      </w:r>
      <w:r w:rsidR="007D77E4">
        <w:rPr>
          <w:rFonts w:cs="Times New Roman"/>
          <w:lang w:val="en-US"/>
        </w:rPr>
        <w:t xml:space="preserve"> technological mechanism will appeal to readers from the </w:t>
      </w:r>
      <w:r w:rsidR="007D77E4" w:rsidRPr="00A1033B">
        <w:rPr>
          <w:rFonts w:cs="Times New Roman"/>
          <w:lang w:val="en-US"/>
        </w:rPr>
        <w:t>Digital Humanities</w:t>
      </w:r>
      <w:r w:rsidR="007D77E4">
        <w:rPr>
          <w:rFonts w:cs="Times New Roman"/>
          <w:lang w:val="en-US"/>
        </w:rPr>
        <w:t xml:space="preserve"> who </w:t>
      </w:r>
      <w:r w:rsidR="00F25636">
        <w:rPr>
          <w:rFonts w:cs="Times New Roman"/>
          <w:lang w:val="en-US"/>
        </w:rPr>
        <w:t>are interested in learning how different theoretical frameworks, like Queer Studies, apply to digital work</w:t>
      </w:r>
      <w:r w:rsidR="007D77E4">
        <w:rPr>
          <w:rFonts w:cs="Times New Roman"/>
          <w:lang w:val="en-US"/>
        </w:rPr>
        <w:t>. Second,</w:t>
      </w:r>
      <w:r w:rsidRPr="00A1033B">
        <w:rPr>
          <w:rFonts w:cs="Times New Roman"/>
          <w:lang w:val="en-US"/>
        </w:rPr>
        <w:t xml:space="preserve"> </w:t>
      </w:r>
      <w:r w:rsidR="00F25636">
        <w:rPr>
          <w:rFonts w:cs="Times New Roman"/>
          <w:lang w:val="en-US"/>
        </w:rPr>
        <w:t>the book’s focus on Queer Studies will</w:t>
      </w:r>
      <w:r w:rsidR="00163EC3" w:rsidRPr="00A1033B">
        <w:rPr>
          <w:rFonts w:cs="Times New Roman"/>
          <w:lang w:val="en-US"/>
        </w:rPr>
        <w:t xml:space="preserve"> </w:t>
      </w:r>
      <w:r w:rsidR="009F701A" w:rsidRPr="00A1033B">
        <w:rPr>
          <w:rFonts w:cs="Times New Roman"/>
          <w:lang w:val="en-US"/>
        </w:rPr>
        <w:t>appeal to</w:t>
      </w:r>
      <w:r w:rsidR="00125BA1" w:rsidRPr="00A1033B">
        <w:rPr>
          <w:rFonts w:cs="Times New Roman"/>
          <w:lang w:val="en-US"/>
        </w:rPr>
        <w:t xml:space="preserve"> readers </w:t>
      </w:r>
      <w:r w:rsidR="004C353F">
        <w:rPr>
          <w:rFonts w:cs="Times New Roman"/>
          <w:lang w:val="en-US"/>
        </w:rPr>
        <w:t>from</w:t>
      </w:r>
      <w:r w:rsidR="00F25636">
        <w:rPr>
          <w:rFonts w:cs="Times New Roman"/>
          <w:lang w:val="en-US"/>
        </w:rPr>
        <w:t xml:space="preserve"> that </w:t>
      </w:r>
      <w:r w:rsidR="009F701A" w:rsidRPr="00A1033B">
        <w:rPr>
          <w:rFonts w:cs="Times New Roman"/>
          <w:lang w:val="en-US"/>
        </w:rPr>
        <w:t>backgroun</w:t>
      </w:r>
      <w:r w:rsidR="00F25636">
        <w:rPr>
          <w:rFonts w:cs="Times New Roman"/>
          <w:lang w:val="en-US"/>
        </w:rPr>
        <w:t>d</w:t>
      </w:r>
      <w:r w:rsidR="00FD0E72" w:rsidRPr="00A1033B">
        <w:rPr>
          <w:rFonts w:cs="Times New Roman"/>
          <w:lang w:val="en-US"/>
        </w:rPr>
        <w:t>,</w:t>
      </w:r>
      <w:r w:rsidR="009F701A" w:rsidRPr="00A1033B">
        <w:rPr>
          <w:rFonts w:cs="Times New Roman"/>
          <w:lang w:val="en-US"/>
        </w:rPr>
        <w:t xml:space="preserve"> </w:t>
      </w:r>
      <w:r w:rsidR="00D94C03" w:rsidRPr="00A1033B">
        <w:rPr>
          <w:rFonts w:cs="Times New Roman"/>
          <w:lang w:val="en-US"/>
        </w:rPr>
        <w:t>who are</w:t>
      </w:r>
      <w:r w:rsidR="00AE37A0" w:rsidRPr="00A1033B">
        <w:rPr>
          <w:rFonts w:cs="Times New Roman"/>
          <w:lang w:val="en-US"/>
        </w:rPr>
        <w:t xml:space="preserve"> </w:t>
      </w:r>
      <w:r w:rsidR="00125BA1" w:rsidRPr="00A1033B">
        <w:rPr>
          <w:rFonts w:cs="Times New Roman"/>
          <w:lang w:val="en-US"/>
        </w:rPr>
        <w:t>interested in learning about digital tools</w:t>
      </w:r>
      <w:r w:rsidR="00FD0E72" w:rsidRPr="00A1033B">
        <w:rPr>
          <w:rFonts w:cs="Times New Roman"/>
          <w:lang w:val="en-US"/>
        </w:rPr>
        <w:t xml:space="preserve"> within the context of Queer Studies debates</w:t>
      </w:r>
      <w:r w:rsidR="00452045" w:rsidRPr="00A1033B">
        <w:rPr>
          <w:rFonts w:cs="Times New Roman"/>
          <w:lang w:val="en-US"/>
        </w:rPr>
        <w:t xml:space="preserve"> and the trajectory of the field</w:t>
      </w:r>
      <w:r w:rsidR="00503774" w:rsidRPr="00A1033B">
        <w:rPr>
          <w:rFonts w:cs="Times New Roman"/>
          <w:lang w:val="en-US"/>
        </w:rPr>
        <w:t xml:space="preserve">. </w:t>
      </w:r>
      <w:r w:rsidR="007D77E4">
        <w:rPr>
          <w:rFonts w:cs="Times New Roman"/>
          <w:lang w:val="en-US"/>
        </w:rPr>
        <w:t>In a similar way</w:t>
      </w:r>
      <w:r w:rsidR="00163EC3" w:rsidRPr="00A1033B">
        <w:rPr>
          <w:rFonts w:cs="Times New Roman"/>
          <w:lang w:val="en-US"/>
        </w:rPr>
        <w:t>, t</w:t>
      </w:r>
      <w:r w:rsidR="00FD0E72" w:rsidRPr="00A1033B">
        <w:rPr>
          <w:rFonts w:cs="Times New Roman"/>
          <w:lang w:val="en-US"/>
        </w:rPr>
        <w:t>he book</w:t>
      </w:r>
      <w:r w:rsidR="00503774" w:rsidRPr="00A1033B">
        <w:rPr>
          <w:rFonts w:cs="Times New Roman"/>
          <w:lang w:val="en-US"/>
        </w:rPr>
        <w:t xml:space="preserve"> will </w:t>
      </w:r>
      <w:r w:rsidR="00F25636">
        <w:rPr>
          <w:rFonts w:cs="Times New Roman"/>
          <w:lang w:val="en-US"/>
        </w:rPr>
        <w:t xml:space="preserve">also </w:t>
      </w:r>
      <w:r w:rsidR="00503774" w:rsidRPr="00A1033B">
        <w:rPr>
          <w:rFonts w:cs="Times New Roman"/>
          <w:lang w:val="en-US"/>
        </w:rPr>
        <w:t xml:space="preserve">appeal to </w:t>
      </w:r>
      <w:r w:rsidR="00125BA1" w:rsidRPr="00A1033B">
        <w:rPr>
          <w:rFonts w:cs="Times New Roman"/>
          <w:lang w:val="en-US"/>
        </w:rPr>
        <w:t>readers coming from Literary Studies</w:t>
      </w:r>
      <w:r w:rsidR="00FD0E72" w:rsidRPr="00A1033B">
        <w:rPr>
          <w:rFonts w:cs="Times New Roman"/>
          <w:lang w:val="en-US"/>
        </w:rPr>
        <w:t xml:space="preserve">, who </w:t>
      </w:r>
      <w:r w:rsidR="00F25636">
        <w:rPr>
          <w:rFonts w:cs="Times New Roman"/>
          <w:lang w:val="en-US"/>
        </w:rPr>
        <w:t>may be</w:t>
      </w:r>
      <w:r w:rsidR="00FD0E72" w:rsidRPr="00A1033B">
        <w:rPr>
          <w:rFonts w:cs="Times New Roman"/>
          <w:lang w:val="en-US"/>
        </w:rPr>
        <w:t xml:space="preserve"> nontechnical, </w:t>
      </w:r>
      <w:r w:rsidR="007D77E4">
        <w:rPr>
          <w:rFonts w:cs="Times New Roman"/>
          <w:lang w:val="en-US"/>
        </w:rPr>
        <w:t>but interested in literary analysis and</w:t>
      </w:r>
      <w:r w:rsidR="00813A83" w:rsidRPr="00A1033B">
        <w:rPr>
          <w:rFonts w:cs="Times New Roman"/>
          <w:lang w:val="en-US"/>
        </w:rPr>
        <w:t xml:space="preserve"> </w:t>
      </w:r>
      <w:r w:rsidR="00FD0E72" w:rsidRPr="00A1033B">
        <w:rPr>
          <w:rFonts w:cs="Times New Roman"/>
          <w:lang w:val="en-US"/>
        </w:rPr>
        <w:t xml:space="preserve">in </w:t>
      </w:r>
      <w:r w:rsidR="00813A83" w:rsidRPr="00A1033B">
        <w:rPr>
          <w:rFonts w:cs="Times New Roman"/>
          <w:lang w:val="en-US"/>
        </w:rPr>
        <w:t xml:space="preserve">applying </w:t>
      </w:r>
      <w:r w:rsidR="00FD0E72" w:rsidRPr="00A1033B">
        <w:rPr>
          <w:rFonts w:cs="Times New Roman"/>
          <w:lang w:val="en-US"/>
        </w:rPr>
        <w:t>close reading methodologies</w:t>
      </w:r>
      <w:r w:rsidR="00DB1BF8" w:rsidRPr="00A1033B">
        <w:rPr>
          <w:rFonts w:cs="Times New Roman"/>
          <w:lang w:val="en-US"/>
        </w:rPr>
        <w:t xml:space="preserve"> to digital contexts</w:t>
      </w:r>
      <w:r w:rsidR="00FD0E72" w:rsidRPr="00A1033B">
        <w:rPr>
          <w:rFonts w:cs="Times New Roman"/>
          <w:lang w:val="en-US"/>
        </w:rPr>
        <w:t>.</w:t>
      </w:r>
      <w:r w:rsidR="00163EC3" w:rsidRPr="00A1033B">
        <w:rPr>
          <w:rFonts w:cs="Times New Roman"/>
          <w:lang w:val="en-US"/>
        </w:rPr>
        <w:t xml:space="preserve"> </w:t>
      </w:r>
    </w:p>
    <w:p w14:paraId="7973239A" w14:textId="1948765D" w:rsidR="00AA310E" w:rsidRPr="00A1033B" w:rsidRDefault="00503774" w:rsidP="00D03ADE">
      <w:pPr>
        <w:pStyle w:val="Textbody"/>
        <w:spacing w:line="480" w:lineRule="auto"/>
        <w:ind w:firstLine="709"/>
        <w:rPr>
          <w:rFonts w:cs="Times New Roman"/>
          <w:lang w:val="en-US"/>
        </w:rPr>
      </w:pPr>
      <w:r w:rsidRPr="00A1033B">
        <w:rPr>
          <w:rFonts w:cs="Times New Roman"/>
          <w:lang w:val="en-US"/>
        </w:rPr>
        <w:t xml:space="preserve">To the best of my knowledge, </w:t>
      </w:r>
      <w:r w:rsidR="00AA310E" w:rsidRPr="00A1033B">
        <w:rPr>
          <w:rFonts w:cs="Times New Roman"/>
          <w:lang w:val="en-US"/>
        </w:rPr>
        <w:t xml:space="preserve">there </w:t>
      </w:r>
      <w:r w:rsidRPr="00A1033B">
        <w:rPr>
          <w:rFonts w:cs="Times New Roman"/>
          <w:lang w:val="en-US"/>
        </w:rPr>
        <w:t xml:space="preserve">are no monographs at the intersection </w:t>
      </w:r>
      <w:r w:rsidR="00D03ADE" w:rsidRPr="00A1033B">
        <w:rPr>
          <w:rFonts w:cs="Times New Roman"/>
          <w:lang w:val="en-US"/>
        </w:rPr>
        <w:t>of Digital Humanities, Queer Studies, and Literary Studies</w:t>
      </w:r>
      <w:r w:rsidRPr="00A1033B">
        <w:rPr>
          <w:rFonts w:cs="Times New Roman"/>
          <w:lang w:val="en-US"/>
        </w:rPr>
        <w:t xml:space="preserve">. </w:t>
      </w:r>
      <w:r w:rsidR="00163EC3" w:rsidRPr="00A1033B">
        <w:rPr>
          <w:rFonts w:cs="Times New Roman"/>
          <w:lang w:val="en-US"/>
        </w:rPr>
        <w:t>The</w:t>
      </w:r>
      <w:r w:rsidR="00D94C03" w:rsidRPr="00A1033B">
        <w:rPr>
          <w:rFonts w:cs="Times New Roman"/>
          <w:lang w:val="en-US"/>
        </w:rPr>
        <w:t xml:space="preserve"> few works that </w:t>
      </w:r>
      <w:r w:rsidR="00163EC3" w:rsidRPr="00A1033B">
        <w:rPr>
          <w:rFonts w:cs="Times New Roman"/>
          <w:lang w:val="en-US"/>
        </w:rPr>
        <w:t xml:space="preserve">do </w:t>
      </w:r>
      <w:r w:rsidR="00D94C03" w:rsidRPr="00A1033B">
        <w:rPr>
          <w:rFonts w:cs="Times New Roman"/>
          <w:lang w:val="en-US"/>
        </w:rPr>
        <w:t xml:space="preserve">exist </w:t>
      </w:r>
      <w:r w:rsidRPr="00A1033B">
        <w:rPr>
          <w:rFonts w:cs="Times New Roman"/>
          <w:lang w:val="en-US"/>
        </w:rPr>
        <w:t xml:space="preserve">with </w:t>
      </w:r>
      <w:r w:rsidR="00D03ADE" w:rsidRPr="00A1033B">
        <w:rPr>
          <w:rFonts w:cs="Times New Roman"/>
          <w:lang w:val="en-US"/>
        </w:rPr>
        <w:t xml:space="preserve">a similar </w:t>
      </w:r>
      <w:r w:rsidRPr="00A1033B">
        <w:rPr>
          <w:rFonts w:cs="Times New Roman"/>
          <w:lang w:val="en-US"/>
        </w:rPr>
        <w:t xml:space="preserve">focus </w:t>
      </w:r>
      <w:r w:rsidR="00D94C03" w:rsidRPr="00A1033B">
        <w:rPr>
          <w:rFonts w:cs="Times New Roman"/>
          <w:lang w:val="en-US"/>
        </w:rPr>
        <w:t xml:space="preserve">are essay collections and individual journal articles, </w:t>
      </w:r>
      <w:r w:rsidR="00D03ADE" w:rsidRPr="00A1033B">
        <w:rPr>
          <w:rFonts w:cs="Times New Roman"/>
          <w:lang w:val="en-US"/>
        </w:rPr>
        <w:t>which</w:t>
      </w:r>
      <w:r w:rsidR="00D94C03" w:rsidRPr="00A1033B">
        <w:rPr>
          <w:rFonts w:cs="Times New Roman"/>
          <w:lang w:val="en-US"/>
        </w:rPr>
        <w:t xml:space="preserve"> use </w:t>
      </w:r>
      <w:r w:rsidR="00DB1BF8" w:rsidRPr="00A1033B">
        <w:rPr>
          <w:rFonts w:cs="Times New Roman"/>
          <w:lang w:val="en-US"/>
        </w:rPr>
        <w:t>keywords</w:t>
      </w:r>
      <w:r w:rsidR="000B7BE4" w:rsidRPr="00A1033B">
        <w:rPr>
          <w:rFonts w:cs="Times New Roman"/>
          <w:lang w:val="en-US"/>
        </w:rPr>
        <w:t xml:space="preserve"> </w:t>
      </w:r>
      <w:r w:rsidR="00D94C03" w:rsidRPr="00A1033B">
        <w:rPr>
          <w:rFonts w:cs="Times New Roman"/>
          <w:lang w:val="en-US"/>
        </w:rPr>
        <w:t xml:space="preserve">like </w:t>
      </w:r>
      <w:r w:rsidR="00A60779" w:rsidRPr="00A1033B">
        <w:rPr>
          <w:rFonts w:cs="Times New Roman"/>
          <w:lang w:val="en-US"/>
        </w:rPr>
        <w:t>“</w:t>
      </w:r>
      <w:r w:rsidR="00D94C03" w:rsidRPr="00A1033B">
        <w:rPr>
          <w:rFonts w:cs="Times New Roman"/>
          <w:lang w:val="en-US"/>
        </w:rPr>
        <w:t>Queer DH,</w:t>
      </w:r>
      <w:r w:rsidR="00A60779" w:rsidRPr="00A1033B">
        <w:rPr>
          <w:rFonts w:cs="Times New Roman"/>
          <w:lang w:val="en-US"/>
        </w:rPr>
        <w:t>”</w:t>
      </w:r>
      <w:r w:rsidR="00D94C03" w:rsidRPr="00A1033B">
        <w:rPr>
          <w:rFonts w:cs="Times New Roman"/>
          <w:lang w:val="en-US"/>
        </w:rPr>
        <w:t xml:space="preserve"> </w:t>
      </w:r>
      <w:r w:rsidR="00A60779" w:rsidRPr="00A1033B">
        <w:rPr>
          <w:rFonts w:cs="Times New Roman"/>
          <w:lang w:val="en-US"/>
        </w:rPr>
        <w:t>“</w:t>
      </w:r>
      <w:r w:rsidR="00D94C03" w:rsidRPr="00A1033B">
        <w:rPr>
          <w:rFonts w:cs="Times New Roman"/>
          <w:lang w:val="en-US"/>
        </w:rPr>
        <w:t>Queer Data Studies,</w:t>
      </w:r>
      <w:r w:rsidR="00A60779" w:rsidRPr="00A1033B">
        <w:rPr>
          <w:rFonts w:cs="Times New Roman"/>
          <w:lang w:val="en-US"/>
        </w:rPr>
        <w:t>”</w:t>
      </w:r>
      <w:r w:rsidR="00D94C03" w:rsidRPr="00A1033B">
        <w:rPr>
          <w:rFonts w:cs="Times New Roman"/>
          <w:lang w:val="en-US"/>
        </w:rPr>
        <w:t xml:space="preserve"> and </w:t>
      </w:r>
      <w:r w:rsidR="00A60779" w:rsidRPr="00A1033B">
        <w:rPr>
          <w:rFonts w:cs="Times New Roman"/>
          <w:lang w:val="en-US"/>
        </w:rPr>
        <w:t>“</w:t>
      </w:r>
      <w:r w:rsidR="00D94C03" w:rsidRPr="00A1033B">
        <w:rPr>
          <w:rFonts w:cs="Times New Roman"/>
          <w:lang w:val="en-US"/>
        </w:rPr>
        <w:t>Queer Computation</w:t>
      </w:r>
      <w:r w:rsidR="00A60779" w:rsidRPr="00A1033B">
        <w:rPr>
          <w:rFonts w:cs="Times New Roman"/>
          <w:lang w:val="en-US"/>
        </w:rPr>
        <w:t>”</w:t>
      </w:r>
      <w:r w:rsidR="00D94C03" w:rsidRPr="00A1033B">
        <w:rPr>
          <w:rFonts w:cs="Times New Roman"/>
          <w:lang w:val="en-US"/>
        </w:rPr>
        <w:t xml:space="preserve"> to describe their work. </w:t>
      </w:r>
      <w:r w:rsidR="00AA310E" w:rsidRPr="00A1033B">
        <w:rPr>
          <w:rFonts w:cs="Times New Roman"/>
          <w:lang w:val="en-US"/>
        </w:rPr>
        <w:t>Most relevant</w:t>
      </w:r>
      <w:r w:rsidR="00D03ADE" w:rsidRPr="00A1033B">
        <w:rPr>
          <w:rFonts w:cs="Times New Roman"/>
          <w:lang w:val="en-US"/>
        </w:rPr>
        <w:t xml:space="preserve"> </w:t>
      </w:r>
      <w:r w:rsidR="00163EC3" w:rsidRPr="00A1033B">
        <w:rPr>
          <w:rFonts w:cs="Times New Roman"/>
          <w:lang w:val="en-US"/>
        </w:rPr>
        <w:t xml:space="preserve">is an </w:t>
      </w:r>
      <w:r w:rsidR="00D94C03" w:rsidRPr="00A1033B">
        <w:rPr>
          <w:rFonts w:cs="Times New Roman"/>
          <w:lang w:val="en-US"/>
        </w:rPr>
        <w:t>article by Jaco</w:t>
      </w:r>
      <w:del w:id="15" w:author="Matthew Gold" w:date="2026-05-11T15:25:00Z" w16du:dateUtc="2026-05-11T19:25:00Z">
        <w:r w:rsidR="00D94C03" w:rsidRPr="00A1033B" w:rsidDel="009E7306">
          <w:rPr>
            <w:rFonts w:cs="Times New Roman"/>
            <w:lang w:val="en-US"/>
          </w:rPr>
          <w:delText>u</w:delText>
        </w:r>
      </w:del>
      <w:r w:rsidR="00D94C03" w:rsidRPr="00A1033B">
        <w:rPr>
          <w:rFonts w:cs="Times New Roman"/>
          <w:lang w:val="en-US"/>
        </w:rPr>
        <w:t xml:space="preserve">b Gaboury, </w:t>
      </w:r>
      <w:r w:rsidR="00452045" w:rsidRPr="00A1033B">
        <w:rPr>
          <w:rFonts w:cs="Times New Roman"/>
          <w:lang w:val="en-US"/>
        </w:rPr>
        <w:t>called</w:t>
      </w:r>
      <w:r w:rsidR="00D94C03" w:rsidRPr="00A1033B">
        <w:rPr>
          <w:rFonts w:cs="Times New Roman"/>
          <w:lang w:val="en-US"/>
        </w:rPr>
        <w:t xml:space="preserve"> </w:t>
      </w:r>
      <w:r w:rsidR="00A60779" w:rsidRPr="00A1033B">
        <w:rPr>
          <w:lang w:val="en-US"/>
        </w:rPr>
        <w:t>“</w:t>
      </w:r>
      <w:r w:rsidR="00D94C03" w:rsidRPr="00A1033B">
        <w:rPr>
          <w:lang w:val="en-US"/>
        </w:rPr>
        <w:t>Critical Unmaking: Toward A Queer Computation</w:t>
      </w:r>
      <w:r w:rsidR="00163EC3" w:rsidRPr="00A1033B">
        <w:rPr>
          <w:lang w:val="en-US"/>
        </w:rPr>
        <w:t xml:space="preserve">”, </w:t>
      </w:r>
      <w:r w:rsidR="00D03ADE" w:rsidRPr="00A1033B">
        <w:rPr>
          <w:lang w:val="en-US"/>
        </w:rPr>
        <w:t xml:space="preserve">whose </w:t>
      </w:r>
      <w:r w:rsidR="009402D5" w:rsidRPr="00A1033B">
        <w:rPr>
          <w:lang w:val="en-US"/>
        </w:rPr>
        <w:t xml:space="preserve">direct focus on using Queer Studies as a lens for </w:t>
      </w:r>
      <w:r w:rsidR="00163EC3" w:rsidRPr="00A1033B">
        <w:rPr>
          <w:lang w:val="en-US"/>
        </w:rPr>
        <w:t xml:space="preserve">problematizing </w:t>
      </w:r>
      <w:r w:rsidR="009402D5" w:rsidRPr="00A1033B">
        <w:rPr>
          <w:lang w:val="en-US"/>
        </w:rPr>
        <w:t xml:space="preserve">digital methods and </w:t>
      </w:r>
      <w:r w:rsidR="009402D5" w:rsidRPr="00A1033B">
        <w:rPr>
          <w:rFonts w:cs="Times New Roman"/>
          <w:lang w:val="en-US"/>
        </w:rPr>
        <w:t>phenomena</w:t>
      </w:r>
      <w:r w:rsidR="00D03ADE" w:rsidRPr="00A1033B">
        <w:rPr>
          <w:rFonts w:cs="Times New Roman"/>
          <w:lang w:val="en-US"/>
        </w:rPr>
        <w:t xml:space="preserve"> aligns closely with my own intervention</w:t>
      </w:r>
      <w:r w:rsidR="009402D5" w:rsidRPr="00A1033B">
        <w:rPr>
          <w:rFonts w:cs="Times New Roman"/>
          <w:lang w:val="en-US"/>
        </w:rPr>
        <w:t xml:space="preserve">. </w:t>
      </w:r>
      <w:r w:rsidR="00AA310E" w:rsidRPr="00A1033B">
        <w:rPr>
          <w:rFonts w:cs="Times New Roman"/>
          <w:lang w:val="en-US"/>
        </w:rPr>
        <w:t>Additionally, a</w:t>
      </w:r>
      <w:r w:rsidR="00D03ADE" w:rsidRPr="00A1033B">
        <w:rPr>
          <w:rFonts w:cs="Times New Roman"/>
          <w:lang w:val="en-US"/>
        </w:rPr>
        <w:t xml:space="preserve"> recent</w:t>
      </w:r>
      <w:r w:rsidR="00AA310E" w:rsidRPr="00A1033B">
        <w:rPr>
          <w:rFonts w:cs="Times New Roman"/>
          <w:lang w:val="en-US"/>
        </w:rPr>
        <w:t xml:space="preserve"> edited collected by </w:t>
      </w:r>
      <w:r w:rsidR="009402D5" w:rsidRPr="00A1033B">
        <w:rPr>
          <w:rFonts w:cs="Times New Roman"/>
          <w:lang w:val="en-US"/>
        </w:rPr>
        <w:t xml:space="preserve">Patrick Keilty, </w:t>
      </w:r>
      <w:del w:id="16" w:author="Matthew Gold" w:date="2026-05-11T15:25:00Z" w16du:dateUtc="2026-05-11T19:25:00Z">
        <w:r w:rsidR="009402D5" w:rsidRPr="00A1033B" w:rsidDel="009E7306">
          <w:rPr>
            <w:rFonts w:cs="Times New Roman"/>
            <w:lang w:val="en-US"/>
          </w:rPr>
          <w:delText xml:space="preserve">called </w:delText>
        </w:r>
      </w:del>
      <w:ins w:id="17" w:author="Matthew Gold" w:date="2026-05-11T15:25:00Z" w16du:dateUtc="2026-05-11T19:25:00Z">
        <w:r w:rsidR="009E7306">
          <w:rPr>
            <w:rFonts w:cs="Times New Roman"/>
            <w:lang w:val="en-US"/>
          </w:rPr>
          <w:t>titled</w:t>
        </w:r>
        <w:r w:rsidR="009E7306" w:rsidRPr="00A1033B">
          <w:rPr>
            <w:rFonts w:cs="Times New Roman"/>
            <w:lang w:val="en-US"/>
          </w:rPr>
          <w:t xml:space="preserve"> </w:t>
        </w:r>
      </w:ins>
      <w:r w:rsidR="009402D5" w:rsidRPr="00A1033B">
        <w:rPr>
          <w:rFonts w:cs="Times New Roman"/>
          <w:i/>
          <w:iCs/>
          <w:lang w:val="en-US"/>
        </w:rPr>
        <w:t>Queer Data Studies</w:t>
      </w:r>
      <w:r w:rsidR="00AA310E" w:rsidRPr="00A1033B">
        <w:rPr>
          <w:rFonts w:cs="Times New Roman"/>
          <w:lang w:val="en-US"/>
        </w:rPr>
        <w:t>,</w:t>
      </w:r>
      <w:r w:rsidR="009402D5" w:rsidRPr="00A1033B">
        <w:rPr>
          <w:rFonts w:cs="Times New Roman"/>
          <w:lang w:val="en-US"/>
        </w:rPr>
        <w:t xml:space="preserve"> offers a variety of </w:t>
      </w:r>
      <w:r w:rsidR="00A60779" w:rsidRPr="00A1033B">
        <w:rPr>
          <w:rFonts w:cs="Times New Roman"/>
          <w:lang w:val="en-US"/>
        </w:rPr>
        <w:t>“</w:t>
      </w:r>
      <w:r w:rsidR="009402D5" w:rsidRPr="00A1033B">
        <w:rPr>
          <w:rFonts w:cs="Times New Roman"/>
          <w:lang w:val="en-US"/>
        </w:rPr>
        <w:t>Queer Data</w:t>
      </w:r>
      <w:r w:rsidR="00A60779" w:rsidRPr="00A1033B">
        <w:rPr>
          <w:rFonts w:cs="Times New Roman"/>
          <w:lang w:val="en-US"/>
        </w:rPr>
        <w:t>”</w:t>
      </w:r>
      <w:r w:rsidR="009402D5" w:rsidRPr="00A1033B">
        <w:rPr>
          <w:rFonts w:cs="Times New Roman"/>
          <w:lang w:val="en-US"/>
        </w:rPr>
        <w:t xml:space="preserve"> projects </w:t>
      </w:r>
      <w:r w:rsidR="00D03ADE" w:rsidRPr="00A1033B">
        <w:rPr>
          <w:rFonts w:cs="Times New Roman"/>
          <w:lang w:val="en-US"/>
        </w:rPr>
        <w:t>in</w:t>
      </w:r>
      <w:r w:rsidR="00AA310E" w:rsidRPr="00A1033B">
        <w:rPr>
          <w:rFonts w:cs="Times New Roman"/>
          <w:lang w:val="en-US"/>
        </w:rPr>
        <w:t xml:space="preserve"> a </w:t>
      </w:r>
      <w:r w:rsidR="009402D5" w:rsidRPr="00A1033B">
        <w:rPr>
          <w:rFonts w:cs="Times New Roman"/>
          <w:lang w:val="en-US"/>
        </w:rPr>
        <w:t>global context, ranging from historical and archival work on the history of sexuality, to more recent methods in machine learning and contemporary media studies.</w:t>
      </w:r>
      <w:r w:rsidR="00D03ADE" w:rsidRPr="00A1033B">
        <w:rPr>
          <w:rFonts w:cs="Times New Roman"/>
          <w:lang w:val="en-US"/>
        </w:rPr>
        <w:t xml:space="preserve"> Due to its form as an edited collection, however, it does not offer </w:t>
      </w:r>
      <w:r w:rsidR="00452045" w:rsidRPr="00A1033B">
        <w:rPr>
          <w:rFonts w:cs="Times New Roman"/>
          <w:lang w:val="en-US"/>
        </w:rPr>
        <w:t xml:space="preserve">the </w:t>
      </w:r>
      <w:r w:rsidR="00D03ADE" w:rsidRPr="00A1033B">
        <w:rPr>
          <w:rFonts w:cs="Times New Roman"/>
          <w:lang w:val="en-US"/>
        </w:rPr>
        <w:t xml:space="preserve">kind of </w:t>
      </w:r>
      <w:r w:rsidR="005A5E32" w:rsidRPr="00A1033B">
        <w:rPr>
          <w:rFonts w:cs="Times New Roman"/>
          <w:lang w:val="en-US"/>
        </w:rPr>
        <w:t>deep</w:t>
      </w:r>
      <w:r w:rsidR="00163EC3" w:rsidRPr="00A1033B">
        <w:rPr>
          <w:rFonts w:cs="Times New Roman"/>
          <w:lang w:val="en-US"/>
        </w:rPr>
        <w:t xml:space="preserve">, </w:t>
      </w:r>
      <w:r w:rsidR="005A5E32" w:rsidRPr="00A1033B">
        <w:rPr>
          <w:rFonts w:cs="Times New Roman"/>
          <w:lang w:val="en-US"/>
        </w:rPr>
        <w:t>sustained</w:t>
      </w:r>
      <w:r w:rsidR="00163EC3" w:rsidRPr="00A1033B">
        <w:rPr>
          <w:rFonts w:cs="Times New Roman"/>
          <w:lang w:val="en-US"/>
        </w:rPr>
        <w:t>, and progressive</w:t>
      </w:r>
      <w:r w:rsidR="005A5E32" w:rsidRPr="00A1033B">
        <w:rPr>
          <w:rFonts w:cs="Times New Roman"/>
          <w:lang w:val="en-US"/>
        </w:rPr>
        <w:t xml:space="preserve"> </w:t>
      </w:r>
      <w:r w:rsidR="00D03ADE" w:rsidRPr="00A1033B">
        <w:rPr>
          <w:rFonts w:cs="Times New Roman"/>
          <w:lang w:val="en-US"/>
        </w:rPr>
        <w:t xml:space="preserve">attention to digital </w:t>
      </w:r>
      <w:r w:rsidR="005A5E32" w:rsidRPr="00A1033B">
        <w:rPr>
          <w:rFonts w:cs="Times New Roman"/>
          <w:lang w:val="en-US"/>
        </w:rPr>
        <w:t>method</w:t>
      </w:r>
      <w:r w:rsidR="00DB1BF8" w:rsidRPr="00A1033B">
        <w:rPr>
          <w:rFonts w:cs="Times New Roman"/>
          <w:lang w:val="en-US"/>
        </w:rPr>
        <w:t>ology</w:t>
      </w:r>
      <w:r w:rsidR="00452045" w:rsidRPr="00A1033B">
        <w:rPr>
          <w:rFonts w:cs="Times New Roman"/>
          <w:lang w:val="en-US"/>
        </w:rPr>
        <w:t xml:space="preserve"> that </w:t>
      </w:r>
      <w:ins w:id="18" w:author="Matthew Gold" w:date="2026-05-11T15:25:00Z" w16du:dateUtc="2026-05-11T19:25:00Z">
        <w:r w:rsidR="009E7306">
          <w:rPr>
            <w:rFonts w:cs="Times New Roman"/>
            <w:lang w:val="en-US"/>
          </w:rPr>
          <w:t xml:space="preserve">characterizes </w:t>
        </w:r>
      </w:ins>
      <w:del w:id="19" w:author="Matthew Gold" w:date="2026-05-11T15:25:00Z" w16du:dateUtc="2026-05-11T19:25:00Z">
        <w:r w:rsidR="00163EC3" w:rsidRPr="00A1033B" w:rsidDel="009E7306">
          <w:rPr>
            <w:rFonts w:cs="Times New Roman"/>
            <w:lang w:val="en-US"/>
          </w:rPr>
          <w:delText>is one of</w:delText>
        </w:r>
        <w:r w:rsidR="00D03ADE" w:rsidRPr="00A1033B" w:rsidDel="009E7306">
          <w:rPr>
            <w:rFonts w:cs="Times New Roman"/>
            <w:lang w:val="en-US"/>
          </w:rPr>
          <w:delText xml:space="preserve"> </w:delText>
        </w:r>
      </w:del>
      <w:r w:rsidR="00D03ADE" w:rsidRPr="00A1033B">
        <w:rPr>
          <w:rFonts w:cs="Times New Roman"/>
          <w:i/>
          <w:iCs/>
          <w:lang w:val="en-US"/>
        </w:rPr>
        <w:t>Counter-Cod</w:t>
      </w:r>
      <w:r w:rsidR="00163EC3" w:rsidRPr="00A1033B">
        <w:rPr>
          <w:rFonts w:cs="Times New Roman"/>
          <w:i/>
          <w:iCs/>
          <w:lang w:val="en-US"/>
        </w:rPr>
        <w:t>e</w:t>
      </w:r>
      <w:del w:id="20" w:author="Matthew Gold" w:date="2026-05-11T15:26:00Z" w16du:dateUtc="2026-05-11T19:26:00Z">
        <w:r w:rsidR="00163EC3" w:rsidRPr="00A1033B" w:rsidDel="009E7306">
          <w:rPr>
            <w:rFonts w:cs="Times New Roman"/>
            <w:lang w:val="en-US"/>
          </w:rPr>
          <w:delText>’s main interventions</w:delText>
        </w:r>
      </w:del>
      <w:r w:rsidR="00D03ADE" w:rsidRPr="00A1033B">
        <w:rPr>
          <w:rFonts w:cs="Times New Roman"/>
          <w:lang w:val="en-US"/>
        </w:rPr>
        <w:t xml:space="preserve">. </w:t>
      </w:r>
      <w:r w:rsidR="007F1812" w:rsidRPr="00A1033B">
        <w:rPr>
          <w:rFonts w:cs="Times New Roman"/>
          <w:lang w:val="en-US"/>
        </w:rPr>
        <w:t xml:space="preserve">Finally, two other books, </w:t>
      </w:r>
      <w:r w:rsidR="007F1812" w:rsidRPr="00A1033B">
        <w:rPr>
          <w:rFonts w:cs="Times New Roman"/>
          <w:i/>
          <w:iCs/>
          <w:lang w:val="en-US"/>
        </w:rPr>
        <w:t>Heavy Processing</w:t>
      </w:r>
      <w:r w:rsidR="007F1812" w:rsidRPr="00A1033B">
        <w:rPr>
          <w:rFonts w:cs="Times New Roman"/>
          <w:lang w:val="en-US"/>
        </w:rPr>
        <w:t xml:space="preserve"> by T.L. Cowan and Jas Rault, </w:t>
      </w:r>
      <w:r w:rsidR="00AA310E" w:rsidRPr="00A1033B">
        <w:rPr>
          <w:rFonts w:cs="Times New Roman"/>
          <w:lang w:val="en-US"/>
        </w:rPr>
        <w:t>and</w:t>
      </w:r>
      <w:r w:rsidR="007F1812" w:rsidRPr="00A1033B">
        <w:rPr>
          <w:rFonts w:cs="Times New Roman"/>
          <w:lang w:val="en-US"/>
        </w:rPr>
        <w:t xml:space="preserve"> </w:t>
      </w:r>
      <w:r w:rsidR="007F1812" w:rsidRPr="00A1033B">
        <w:rPr>
          <w:rFonts w:cs="Times New Roman"/>
          <w:i/>
          <w:iCs/>
          <w:lang w:val="en-US"/>
        </w:rPr>
        <w:t>Queer Data</w:t>
      </w:r>
      <w:r w:rsidR="007F1812" w:rsidRPr="00A1033B">
        <w:rPr>
          <w:rFonts w:cs="Times New Roman"/>
          <w:lang w:val="en-US"/>
        </w:rPr>
        <w:t xml:space="preserve"> by Kevin Guyan, are similarly situated at the intersection of Queer Studies and Digital Studies, although their </w:t>
      </w:r>
      <w:r w:rsidR="005A5E32" w:rsidRPr="00A1033B">
        <w:rPr>
          <w:rFonts w:cs="Times New Roman"/>
          <w:lang w:val="en-US"/>
        </w:rPr>
        <w:t>focuses</w:t>
      </w:r>
      <w:r w:rsidR="007F1812" w:rsidRPr="00A1033B">
        <w:rPr>
          <w:rFonts w:cs="Times New Roman"/>
          <w:lang w:val="en-US"/>
        </w:rPr>
        <w:t xml:space="preserve"> differ sharply from </w:t>
      </w:r>
      <w:r w:rsidR="00AA310E" w:rsidRPr="00A1033B">
        <w:rPr>
          <w:rFonts w:cs="Times New Roman"/>
          <w:i/>
          <w:iCs/>
          <w:lang w:val="en-US"/>
        </w:rPr>
        <w:t>Counter-Code</w:t>
      </w:r>
      <w:r w:rsidR="007F1812" w:rsidRPr="00A1033B">
        <w:rPr>
          <w:rFonts w:cs="Times New Roman"/>
          <w:lang w:val="en-US"/>
        </w:rPr>
        <w:t xml:space="preserve">. </w:t>
      </w:r>
      <w:r w:rsidR="007F1812" w:rsidRPr="00A1033B">
        <w:rPr>
          <w:rFonts w:cs="Times New Roman"/>
          <w:i/>
          <w:iCs/>
          <w:lang w:val="en-US"/>
        </w:rPr>
        <w:t>Heavy Processing</w:t>
      </w:r>
      <w:r w:rsidR="007F1812" w:rsidRPr="00A1033B">
        <w:rPr>
          <w:rFonts w:cs="Times New Roman"/>
          <w:lang w:val="en-US"/>
        </w:rPr>
        <w:t xml:space="preserve"> </w:t>
      </w:r>
      <w:r w:rsidR="00163EC3" w:rsidRPr="00A1033B">
        <w:rPr>
          <w:rFonts w:cs="Times New Roman"/>
          <w:lang w:val="en-US"/>
        </w:rPr>
        <w:t>focuses on archival</w:t>
      </w:r>
      <w:r w:rsidR="00AA310E" w:rsidRPr="00A1033B">
        <w:rPr>
          <w:rFonts w:cs="Times New Roman"/>
          <w:lang w:val="en-US"/>
        </w:rPr>
        <w:t xml:space="preserve"> DH projects, </w:t>
      </w:r>
      <w:r w:rsidR="00163EC3" w:rsidRPr="00A1033B">
        <w:rPr>
          <w:rFonts w:cs="Times New Roman"/>
          <w:lang w:val="en-US"/>
        </w:rPr>
        <w:t xml:space="preserve">and </w:t>
      </w:r>
      <w:r w:rsidR="00DB1BF8" w:rsidRPr="00A1033B">
        <w:rPr>
          <w:rFonts w:cs="Times New Roman"/>
          <w:lang w:val="en-US"/>
        </w:rPr>
        <w:t>emphasiz</w:t>
      </w:r>
      <w:r w:rsidR="00163EC3" w:rsidRPr="00A1033B">
        <w:rPr>
          <w:rFonts w:cs="Times New Roman"/>
          <w:lang w:val="en-US"/>
        </w:rPr>
        <w:t>es theoretical critique</w:t>
      </w:r>
      <w:r w:rsidR="007F1812" w:rsidRPr="00A1033B">
        <w:rPr>
          <w:rFonts w:cs="Times New Roman"/>
          <w:lang w:val="en-US"/>
        </w:rPr>
        <w:t xml:space="preserve">, what it calls the </w:t>
      </w:r>
      <w:r w:rsidR="00A60779" w:rsidRPr="00A1033B">
        <w:rPr>
          <w:rFonts w:cs="Times New Roman"/>
          <w:lang w:val="en-US"/>
        </w:rPr>
        <w:t>“</w:t>
      </w:r>
      <w:r w:rsidR="007F1812" w:rsidRPr="00A1033B">
        <w:rPr>
          <w:rFonts w:cs="Times New Roman"/>
          <w:lang w:val="en-US"/>
        </w:rPr>
        <w:t>proud lesbian feminist tradition of making a mountain out of a molehill,</w:t>
      </w:r>
      <w:r w:rsidR="00A60779" w:rsidRPr="00A1033B">
        <w:rPr>
          <w:rFonts w:cs="Times New Roman"/>
          <w:lang w:val="en-US"/>
        </w:rPr>
        <w:t>”</w:t>
      </w:r>
      <w:r w:rsidR="007F1812" w:rsidRPr="00A1033B">
        <w:rPr>
          <w:rFonts w:cs="Times New Roman"/>
          <w:lang w:val="en-US"/>
        </w:rPr>
        <w:t xml:space="preserve"> </w:t>
      </w:r>
      <w:r w:rsidR="00DB1BF8" w:rsidRPr="00A1033B">
        <w:rPr>
          <w:rFonts w:cs="Times New Roman"/>
          <w:lang w:val="en-US"/>
        </w:rPr>
        <w:t xml:space="preserve">in contrast to the hands-on </w:t>
      </w:r>
      <w:r w:rsidR="007F1812" w:rsidRPr="00A1033B">
        <w:rPr>
          <w:rFonts w:cs="Times New Roman"/>
          <w:lang w:val="en-US"/>
        </w:rPr>
        <w:t>work</w:t>
      </w:r>
      <w:r w:rsidR="00DB1BF8" w:rsidRPr="00A1033B">
        <w:rPr>
          <w:rFonts w:cs="Times New Roman"/>
          <w:lang w:val="en-US"/>
        </w:rPr>
        <w:t xml:space="preserve"> of</w:t>
      </w:r>
      <w:r w:rsidR="007F1812" w:rsidRPr="00A1033B">
        <w:rPr>
          <w:rFonts w:cs="Times New Roman"/>
          <w:lang w:val="en-US"/>
        </w:rPr>
        <w:t xml:space="preserve"> building </w:t>
      </w:r>
      <w:r w:rsidR="00DB1BF8" w:rsidRPr="00A1033B">
        <w:rPr>
          <w:rFonts w:cs="Times New Roman"/>
          <w:lang w:val="en-US"/>
        </w:rPr>
        <w:t xml:space="preserve">with </w:t>
      </w:r>
      <w:r w:rsidR="00DB1BF8" w:rsidRPr="00A1033B">
        <w:rPr>
          <w:rFonts w:cs="Times New Roman"/>
          <w:lang w:val="en-US"/>
        </w:rPr>
        <w:lastRenderedPageBreak/>
        <w:t>digital tools</w:t>
      </w:r>
      <w:r w:rsidR="00163EC3" w:rsidRPr="00A1033B">
        <w:rPr>
          <w:rFonts w:cs="Times New Roman"/>
          <w:lang w:val="en-US"/>
        </w:rPr>
        <w:t xml:space="preserve"> which is foregrounded in</w:t>
      </w:r>
      <w:r w:rsidR="00DB1BF8" w:rsidRPr="00A1033B">
        <w:rPr>
          <w:rFonts w:cs="Times New Roman"/>
          <w:lang w:val="en-US"/>
        </w:rPr>
        <w:t xml:space="preserve"> </w:t>
      </w:r>
      <w:r w:rsidR="00DB1BF8" w:rsidRPr="00A1033B">
        <w:rPr>
          <w:rFonts w:cs="Times New Roman"/>
          <w:i/>
          <w:iCs/>
          <w:lang w:val="en-US"/>
        </w:rPr>
        <w:t>Counter-Code</w:t>
      </w:r>
      <w:r w:rsidR="00DB1BF8" w:rsidRPr="00A1033B">
        <w:rPr>
          <w:rFonts w:cs="Times New Roman"/>
          <w:lang w:val="en-US"/>
        </w:rPr>
        <w:t xml:space="preserve"> </w:t>
      </w:r>
      <w:r w:rsidR="007F1812" w:rsidRPr="00A1033B">
        <w:rPr>
          <w:rFonts w:cs="Times New Roman"/>
          <w:lang w:val="en-US"/>
        </w:rPr>
        <w:t xml:space="preserve">(50). Coming from the Social Sciences, </w:t>
      </w:r>
      <w:r w:rsidR="007F1812" w:rsidRPr="00A1033B">
        <w:rPr>
          <w:rFonts w:cs="Times New Roman"/>
          <w:i/>
          <w:iCs/>
          <w:lang w:val="en-US"/>
        </w:rPr>
        <w:t>Queer Data</w:t>
      </w:r>
      <w:r w:rsidR="007F1812" w:rsidRPr="00A1033B">
        <w:rPr>
          <w:rFonts w:cs="Times New Roman"/>
          <w:lang w:val="en-US"/>
        </w:rPr>
        <w:t xml:space="preserve"> </w:t>
      </w:r>
      <w:r w:rsidR="00AA310E" w:rsidRPr="00A1033B">
        <w:rPr>
          <w:rFonts w:cs="Times New Roman"/>
          <w:lang w:val="en-US"/>
        </w:rPr>
        <w:t xml:space="preserve">also </w:t>
      </w:r>
      <w:r w:rsidR="005A5E32" w:rsidRPr="00A1033B">
        <w:rPr>
          <w:rFonts w:cs="Times New Roman"/>
          <w:lang w:val="en-US"/>
        </w:rPr>
        <w:t>exhibits</w:t>
      </w:r>
      <w:r w:rsidR="00AA310E" w:rsidRPr="00A1033B">
        <w:rPr>
          <w:rFonts w:cs="Times New Roman"/>
          <w:lang w:val="en-US"/>
        </w:rPr>
        <w:t xml:space="preserve"> a stark methodological difference </w:t>
      </w:r>
      <w:r w:rsidR="00163EC3" w:rsidRPr="00A1033B">
        <w:rPr>
          <w:rFonts w:cs="Times New Roman"/>
          <w:lang w:val="en-US"/>
        </w:rPr>
        <w:t xml:space="preserve">from </w:t>
      </w:r>
      <w:r w:rsidR="00163EC3" w:rsidRPr="00A1033B">
        <w:rPr>
          <w:rFonts w:cs="Times New Roman"/>
          <w:i/>
          <w:iCs/>
          <w:lang w:val="en-US"/>
        </w:rPr>
        <w:t xml:space="preserve">Counter-Code </w:t>
      </w:r>
      <w:r w:rsidR="00163EC3" w:rsidRPr="00A1033B">
        <w:rPr>
          <w:rFonts w:cs="Times New Roman"/>
          <w:lang w:val="en-US"/>
        </w:rPr>
        <w:t xml:space="preserve">and from </w:t>
      </w:r>
      <w:r w:rsidR="00AA310E" w:rsidRPr="00A1033B">
        <w:rPr>
          <w:rFonts w:cs="Times New Roman"/>
          <w:lang w:val="en-US"/>
        </w:rPr>
        <w:t>projects based in the humanities</w:t>
      </w:r>
      <w:r w:rsidR="00163EC3" w:rsidRPr="00A1033B">
        <w:rPr>
          <w:rFonts w:cs="Times New Roman"/>
          <w:lang w:val="en-US"/>
        </w:rPr>
        <w:t xml:space="preserve"> more broadly</w:t>
      </w:r>
      <w:r w:rsidR="007F1812" w:rsidRPr="00A1033B">
        <w:rPr>
          <w:rFonts w:cs="Times New Roman"/>
          <w:lang w:val="en-US"/>
        </w:rPr>
        <w:t xml:space="preserve">. </w:t>
      </w:r>
      <w:r w:rsidR="004C353F">
        <w:rPr>
          <w:rFonts w:cs="Times New Roman"/>
          <w:lang w:val="en-US"/>
        </w:rPr>
        <w:t xml:space="preserve">Concerned with </w:t>
      </w:r>
      <w:r w:rsidR="00AA310E" w:rsidRPr="00A1033B">
        <w:rPr>
          <w:rFonts w:cs="Times New Roman"/>
          <w:lang w:val="en-US"/>
        </w:rPr>
        <w:t>the practical side of data practices</w:t>
      </w:r>
      <w:r w:rsidR="005A5E32" w:rsidRPr="00A1033B">
        <w:rPr>
          <w:rFonts w:cs="Times New Roman"/>
          <w:lang w:val="en-US"/>
        </w:rPr>
        <w:t>,</w:t>
      </w:r>
      <w:r w:rsidR="00AA310E" w:rsidRPr="00A1033B">
        <w:rPr>
          <w:rFonts w:cs="Times New Roman"/>
          <w:lang w:val="en-US"/>
        </w:rPr>
        <w:t xml:space="preserve"> </w:t>
      </w:r>
      <w:r w:rsidR="007F1812" w:rsidRPr="00A1033B">
        <w:rPr>
          <w:rFonts w:cs="Times New Roman"/>
          <w:lang w:val="en-US"/>
        </w:rPr>
        <w:t xml:space="preserve">which looks at data </w:t>
      </w:r>
      <w:r w:rsidR="00AA310E" w:rsidRPr="00A1033B">
        <w:rPr>
          <w:rFonts w:cs="Times New Roman"/>
          <w:lang w:val="en-US"/>
        </w:rPr>
        <w:t xml:space="preserve">in terms </w:t>
      </w:r>
      <w:r w:rsidR="005A5E32" w:rsidRPr="00A1033B">
        <w:rPr>
          <w:rFonts w:cs="Times New Roman"/>
          <w:lang w:val="en-US"/>
        </w:rPr>
        <w:t xml:space="preserve">of its </w:t>
      </w:r>
      <w:r w:rsidR="00AA310E" w:rsidRPr="00A1033B">
        <w:rPr>
          <w:rFonts w:cs="Times New Roman"/>
          <w:lang w:val="en-US"/>
        </w:rPr>
        <w:t>utility for</w:t>
      </w:r>
      <w:r w:rsidR="00113358" w:rsidRPr="00A1033B">
        <w:rPr>
          <w:rFonts w:cs="Times New Roman"/>
          <w:lang w:val="en-US"/>
        </w:rPr>
        <w:t xml:space="preserve"> documenting queer life</w:t>
      </w:r>
      <w:r w:rsidR="007F1812" w:rsidRPr="00A1033B">
        <w:rPr>
          <w:rFonts w:cs="Times New Roman"/>
          <w:lang w:val="en-US"/>
        </w:rPr>
        <w:t xml:space="preserve">, </w:t>
      </w:r>
      <w:r w:rsidR="00AA310E" w:rsidRPr="00A1033B">
        <w:rPr>
          <w:rFonts w:cs="Times New Roman"/>
          <w:lang w:val="en-US"/>
        </w:rPr>
        <w:t>the book</w:t>
      </w:r>
      <w:r w:rsidR="005A5E32" w:rsidRPr="00A1033B">
        <w:rPr>
          <w:rFonts w:cs="Times New Roman"/>
          <w:lang w:val="en-US"/>
        </w:rPr>
        <w:t xml:space="preserve"> departs </w:t>
      </w:r>
      <w:r w:rsidR="00163EC3" w:rsidRPr="00A1033B">
        <w:rPr>
          <w:rFonts w:cs="Times New Roman"/>
          <w:lang w:val="en-US"/>
        </w:rPr>
        <w:t xml:space="preserve">from mine and the other abovementioned works that </w:t>
      </w:r>
      <w:r w:rsidR="007F1812" w:rsidRPr="00A1033B">
        <w:rPr>
          <w:rFonts w:cs="Times New Roman"/>
          <w:lang w:val="en-US"/>
        </w:rPr>
        <w:t xml:space="preserve">look to problematize </w:t>
      </w:r>
      <w:r w:rsidR="00113358" w:rsidRPr="00A1033B">
        <w:rPr>
          <w:rFonts w:cs="Times New Roman"/>
          <w:lang w:val="en-US"/>
        </w:rPr>
        <w:t xml:space="preserve">and productively disrupt </w:t>
      </w:r>
      <w:r w:rsidR="007F1812" w:rsidRPr="00A1033B">
        <w:rPr>
          <w:rFonts w:cs="Times New Roman"/>
          <w:lang w:val="en-US"/>
        </w:rPr>
        <w:t xml:space="preserve">data </w:t>
      </w:r>
      <w:r w:rsidR="00113358" w:rsidRPr="00A1033B">
        <w:rPr>
          <w:rFonts w:cs="Times New Roman"/>
          <w:lang w:val="en-US"/>
        </w:rPr>
        <w:t>practices and data objects</w:t>
      </w:r>
      <w:r w:rsidR="007A4171" w:rsidRPr="00A1033B">
        <w:rPr>
          <w:rFonts w:cs="Times New Roman"/>
          <w:lang w:val="en-US"/>
        </w:rPr>
        <w:t xml:space="preserve">. </w:t>
      </w:r>
    </w:p>
    <w:p w14:paraId="6703EF43" w14:textId="075004AA" w:rsidR="004728CF" w:rsidRPr="00A1033B" w:rsidRDefault="00AA310E" w:rsidP="00AA310E">
      <w:pPr>
        <w:pStyle w:val="Textbody"/>
        <w:spacing w:line="480" w:lineRule="auto"/>
        <w:ind w:firstLine="709"/>
        <w:rPr>
          <w:rFonts w:cs="Times New Roman"/>
          <w:lang w:val="en-US"/>
        </w:rPr>
      </w:pPr>
      <w:r w:rsidRPr="00A1033B">
        <w:rPr>
          <w:rFonts w:cs="Times New Roman"/>
          <w:lang w:val="en-US"/>
        </w:rPr>
        <w:t xml:space="preserve">The expected length of the total book is </w:t>
      </w:r>
      <w:r w:rsidR="0091502D" w:rsidRPr="00A1033B">
        <w:rPr>
          <w:rFonts w:cs="Times New Roman"/>
          <w:lang w:val="en-US"/>
        </w:rPr>
        <w:t>6</w:t>
      </w:r>
      <w:r w:rsidR="000E7FBF" w:rsidRPr="00A1033B">
        <w:rPr>
          <w:rFonts w:cs="Times New Roman"/>
          <w:lang w:val="en-US"/>
        </w:rPr>
        <w:t>5</w:t>
      </w:r>
      <w:r w:rsidRPr="00A1033B">
        <w:rPr>
          <w:rFonts w:cs="Times New Roman"/>
          <w:lang w:val="en-US"/>
        </w:rPr>
        <w:t>k wor</w:t>
      </w:r>
      <w:r w:rsidR="000E7FBF" w:rsidRPr="00A1033B">
        <w:rPr>
          <w:rFonts w:cs="Times New Roman"/>
          <w:lang w:val="en-US"/>
        </w:rPr>
        <w:t>d</w:t>
      </w:r>
      <w:r w:rsidRPr="00A1033B">
        <w:rPr>
          <w:rFonts w:cs="Times New Roman"/>
          <w:lang w:val="en-US"/>
        </w:rPr>
        <w:t xml:space="preserve">s, </w:t>
      </w:r>
      <w:r w:rsidR="00BF03DB" w:rsidRPr="00A1033B">
        <w:rPr>
          <w:rFonts w:cs="Times New Roman"/>
          <w:lang w:val="en-US"/>
        </w:rPr>
        <w:t>containing</w:t>
      </w:r>
      <w:r w:rsidRPr="00A1033B">
        <w:rPr>
          <w:rFonts w:cs="Times New Roman"/>
          <w:lang w:val="en-US"/>
        </w:rPr>
        <w:t xml:space="preserve"> </w:t>
      </w:r>
      <w:r w:rsidR="0091502D" w:rsidRPr="00A1033B">
        <w:rPr>
          <w:rFonts w:cs="Times New Roman"/>
          <w:lang w:val="en-US"/>
        </w:rPr>
        <w:t>five</w:t>
      </w:r>
      <w:r w:rsidR="004C353F">
        <w:rPr>
          <w:rFonts w:cs="Times New Roman"/>
          <w:lang w:val="en-US"/>
        </w:rPr>
        <w:t xml:space="preserve"> body</w:t>
      </w:r>
      <w:r w:rsidRPr="00A1033B">
        <w:rPr>
          <w:rFonts w:cs="Times New Roman"/>
          <w:lang w:val="en-US"/>
        </w:rPr>
        <w:t xml:space="preserve"> chapters, an introduction, and a conclusion. In what follows, I offer a brief summary of each chapter and its contribution to the book as a whole. </w:t>
      </w:r>
    </w:p>
    <w:p w14:paraId="2F9EB134" w14:textId="4B71D375" w:rsidR="00E53801" w:rsidRPr="00A1033B" w:rsidRDefault="00566099" w:rsidP="00732A8B">
      <w:pPr>
        <w:pStyle w:val="Textbody"/>
        <w:spacing w:line="480" w:lineRule="auto"/>
        <w:ind w:firstLine="709"/>
        <w:rPr>
          <w:rFonts w:cs="Times New Roman"/>
          <w:lang w:val="en-US"/>
        </w:rPr>
      </w:pPr>
      <w:r w:rsidRPr="00A1033B">
        <w:rPr>
          <w:rFonts w:cs="Times New Roman"/>
          <w:lang w:val="en-US"/>
        </w:rPr>
        <w:t xml:space="preserve">Beginning with a close reading of Caitlin Fisher’s hypertext fiction, </w:t>
      </w:r>
      <w:r w:rsidRPr="00A1033B">
        <w:rPr>
          <w:rFonts w:cs="Times New Roman"/>
          <w:i/>
          <w:iCs/>
          <w:lang w:val="en-US"/>
        </w:rPr>
        <w:t>These Waves of Girls</w:t>
      </w:r>
      <w:r w:rsidRPr="00A1033B">
        <w:rPr>
          <w:rFonts w:cs="Times New Roman"/>
          <w:lang w:val="en-US"/>
        </w:rPr>
        <w:t xml:space="preserve"> (2001), </w:t>
      </w:r>
      <w:r w:rsidR="00151073" w:rsidRPr="00A1033B">
        <w:rPr>
          <w:rFonts w:cs="Times New Roman"/>
          <w:lang w:val="en-US"/>
        </w:rPr>
        <w:t>the</w:t>
      </w:r>
      <w:r w:rsidR="00F25636">
        <w:rPr>
          <w:rFonts w:cs="Times New Roman"/>
          <w:lang w:val="en-US"/>
        </w:rPr>
        <w:t xml:space="preserve"> book’s</w:t>
      </w:r>
      <w:r w:rsidR="00151073" w:rsidRPr="00A1033B">
        <w:rPr>
          <w:rFonts w:cs="Times New Roman"/>
          <w:lang w:val="en-US"/>
        </w:rPr>
        <w:t xml:space="preserve"> </w:t>
      </w:r>
      <w:r w:rsidR="00F25636">
        <w:rPr>
          <w:rFonts w:cs="Times New Roman"/>
          <w:lang w:val="en-US"/>
        </w:rPr>
        <w:t>introduction</w:t>
      </w:r>
      <w:r w:rsidR="007B4D43">
        <w:rPr>
          <w:rFonts w:cs="Times New Roman"/>
          <w:lang w:val="en-US"/>
        </w:rPr>
        <w:t xml:space="preserve"> proposes </w:t>
      </w:r>
      <w:r w:rsidR="004C353F">
        <w:rPr>
          <w:rFonts w:cs="Times New Roman"/>
          <w:lang w:val="en-US"/>
        </w:rPr>
        <w:t xml:space="preserve">an </w:t>
      </w:r>
      <w:r w:rsidR="007B4D43">
        <w:rPr>
          <w:rFonts w:cs="Times New Roman"/>
          <w:lang w:val="en-US"/>
        </w:rPr>
        <w:t>alternative to</w:t>
      </w:r>
      <w:r w:rsidR="00151073" w:rsidRPr="00A1033B">
        <w:rPr>
          <w:rFonts w:cs="Times New Roman"/>
          <w:lang w:val="en-US"/>
        </w:rPr>
        <w:t xml:space="preserve"> </w:t>
      </w:r>
      <w:r w:rsidR="00BF03DB" w:rsidRPr="00A1033B">
        <w:rPr>
          <w:rFonts w:cs="Times New Roman"/>
          <w:lang w:val="en-US"/>
        </w:rPr>
        <w:t xml:space="preserve">Digital Humanities </w:t>
      </w:r>
      <w:r w:rsidR="00F25636">
        <w:rPr>
          <w:rFonts w:cs="Times New Roman"/>
          <w:lang w:val="en-US"/>
        </w:rPr>
        <w:t>scholarship</w:t>
      </w:r>
      <w:r w:rsidR="00BF03DB" w:rsidRPr="00A1033B">
        <w:rPr>
          <w:rFonts w:cs="Times New Roman"/>
          <w:lang w:val="en-US"/>
        </w:rPr>
        <w:t xml:space="preserve">, </w:t>
      </w:r>
      <w:r w:rsidR="00151073" w:rsidRPr="00A1033B">
        <w:rPr>
          <w:rFonts w:cs="Times New Roman"/>
          <w:lang w:val="en-US"/>
        </w:rPr>
        <w:t xml:space="preserve">especially in </w:t>
      </w:r>
      <w:r w:rsidR="00BF03DB" w:rsidRPr="00A1033B">
        <w:rPr>
          <w:rFonts w:cs="Times New Roman"/>
          <w:lang w:val="en-US"/>
        </w:rPr>
        <w:t>Literary Studies contexts,</w:t>
      </w:r>
      <w:r w:rsidR="00F25636">
        <w:rPr>
          <w:rFonts w:cs="Times New Roman"/>
          <w:lang w:val="en-US"/>
        </w:rPr>
        <w:t xml:space="preserve"> </w:t>
      </w:r>
      <w:r w:rsidR="009F0B7F">
        <w:rPr>
          <w:rFonts w:cs="Times New Roman"/>
          <w:lang w:val="en-US"/>
        </w:rPr>
        <w:t>which</w:t>
      </w:r>
      <w:r w:rsidR="00F25636">
        <w:rPr>
          <w:rFonts w:cs="Times New Roman"/>
          <w:lang w:val="en-US"/>
        </w:rPr>
        <w:t xml:space="preserve"> </w:t>
      </w:r>
      <w:r w:rsidR="008A6931">
        <w:rPr>
          <w:rFonts w:cs="Times New Roman"/>
          <w:lang w:val="en-US"/>
        </w:rPr>
        <w:t>focus on the interpretive possibilities of</w:t>
      </w:r>
      <w:r w:rsidR="009F0B7F">
        <w:rPr>
          <w:rFonts w:cs="Times New Roman"/>
          <w:lang w:val="en-US"/>
        </w:rPr>
        <w:t xml:space="preserve"> </w:t>
      </w:r>
      <w:r w:rsidR="00151073" w:rsidRPr="00A1033B">
        <w:rPr>
          <w:rFonts w:cs="Times New Roman"/>
          <w:lang w:val="en-US"/>
        </w:rPr>
        <w:t>digital form</w:t>
      </w:r>
      <w:r w:rsidR="008419C2">
        <w:rPr>
          <w:rFonts w:cs="Times New Roman"/>
          <w:lang w:val="en-US"/>
        </w:rPr>
        <w:t>s</w:t>
      </w:r>
      <w:r w:rsidR="009F0B7F">
        <w:rPr>
          <w:rFonts w:cs="Times New Roman"/>
          <w:lang w:val="en-US"/>
        </w:rPr>
        <w:t xml:space="preserve">. </w:t>
      </w:r>
      <w:r w:rsidR="004C353F">
        <w:rPr>
          <w:rFonts w:cs="Times New Roman"/>
          <w:lang w:val="en-US"/>
        </w:rPr>
        <w:t>This DH</w:t>
      </w:r>
      <w:r w:rsidR="008419C2">
        <w:rPr>
          <w:rFonts w:cs="Times New Roman"/>
          <w:lang w:val="en-US"/>
        </w:rPr>
        <w:t xml:space="preserve"> work, the book argues, </w:t>
      </w:r>
      <w:r w:rsidR="004C353F" w:rsidRPr="00A1033B">
        <w:rPr>
          <w:rFonts w:cs="Times New Roman"/>
          <w:lang w:val="en-US"/>
        </w:rPr>
        <w:t>misses</w:t>
      </w:r>
      <w:r w:rsidR="004C353F">
        <w:rPr>
          <w:rFonts w:cs="Times New Roman"/>
          <w:lang w:val="en-US"/>
        </w:rPr>
        <w:t xml:space="preserve"> how </w:t>
      </w:r>
      <w:r w:rsidR="004C353F" w:rsidRPr="00A1033B">
        <w:rPr>
          <w:rFonts w:cs="Times New Roman"/>
          <w:lang w:val="en-US"/>
        </w:rPr>
        <w:t xml:space="preserve">sex, gender, and sexuality </w:t>
      </w:r>
      <w:r w:rsidR="004C353F">
        <w:rPr>
          <w:rFonts w:cs="Times New Roman"/>
          <w:lang w:val="en-US"/>
        </w:rPr>
        <w:t xml:space="preserve">operate as connective tissue between systems of technology and those of power. </w:t>
      </w:r>
      <w:r w:rsidR="008419C2">
        <w:rPr>
          <w:rFonts w:cs="Times New Roman"/>
          <w:lang w:val="en-US"/>
        </w:rPr>
        <w:t xml:space="preserve">Rather, </w:t>
      </w:r>
      <w:r w:rsidR="009F0B7F">
        <w:rPr>
          <w:rFonts w:cs="Times New Roman"/>
          <w:lang w:val="en-US"/>
        </w:rPr>
        <w:t>DH scholarship might</w:t>
      </w:r>
      <w:r w:rsidR="004C353F">
        <w:rPr>
          <w:rFonts w:cs="Times New Roman"/>
          <w:lang w:val="en-US"/>
        </w:rPr>
        <w:t xml:space="preserve"> </w:t>
      </w:r>
      <w:r w:rsidR="009F0B7F">
        <w:rPr>
          <w:rFonts w:cs="Times New Roman"/>
          <w:lang w:val="en-US"/>
        </w:rPr>
        <w:t>break open</w:t>
      </w:r>
      <w:r w:rsidR="004C353F">
        <w:rPr>
          <w:rFonts w:cs="Times New Roman"/>
          <w:lang w:val="en-US"/>
        </w:rPr>
        <w:t xml:space="preserve"> a</w:t>
      </w:r>
      <w:r w:rsidR="009F0B7F">
        <w:rPr>
          <w:rFonts w:cs="Times New Roman"/>
          <w:lang w:val="en-US"/>
        </w:rPr>
        <w:t>nd reconfigure</w:t>
      </w:r>
      <w:r w:rsidR="004C353F">
        <w:rPr>
          <w:rFonts w:cs="Times New Roman"/>
          <w:lang w:val="en-US"/>
        </w:rPr>
        <w:t xml:space="preserve"> computational systems to surface this connective tissue. For example,</w:t>
      </w:r>
      <w:r w:rsidR="00FA6D09">
        <w:rPr>
          <w:rFonts w:cs="Times New Roman"/>
          <w:lang w:val="en-US"/>
        </w:rPr>
        <w:t xml:space="preserve"> t</w:t>
      </w:r>
      <w:r w:rsidR="004C353F">
        <w:rPr>
          <w:rFonts w:cs="Times New Roman"/>
          <w:lang w:val="en-US"/>
        </w:rPr>
        <w:t>he hypertext work</w:t>
      </w:r>
      <w:r w:rsidR="00EF3D35">
        <w:rPr>
          <w:rFonts w:cs="Times New Roman"/>
          <w:lang w:val="en-US"/>
        </w:rPr>
        <w:t>,</w:t>
      </w:r>
      <w:r w:rsidR="004C353F">
        <w:rPr>
          <w:rFonts w:cs="Times New Roman"/>
          <w:lang w:val="en-US"/>
        </w:rPr>
        <w:t xml:space="preserve"> </w:t>
      </w:r>
      <w:r w:rsidR="004C353F">
        <w:rPr>
          <w:rFonts w:cs="Times New Roman"/>
          <w:i/>
          <w:iCs/>
          <w:lang w:val="en-US"/>
        </w:rPr>
        <w:t xml:space="preserve">These Waves of </w:t>
      </w:r>
      <w:r w:rsidR="004C353F" w:rsidRPr="004C353F">
        <w:rPr>
          <w:rFonts w:cs="Times New Roman"/>
          <w:i/>
          <w:iCs/>
          <w:lang w:val="en-US"/>
        </w:rPr>
        <w:t>Girls</w:t>
      </w:r>
      <w:r w:rsidR="004C353F">
        <w:rPr>
          <w:rFonts w:cs="Times New Roman"/>
          <w:lang w:val="en-US"/>
        </w:rPr>
        <w:t>, which is about an adolescent girl’s sexual coming</w:t>
      </w:r>
      <w:r w:rsidR="00FA6D09">
        <w:rPr>
          <w:rFonts w:cs="Times New Roman"/>
          <w:lang w:val="en-US"/>
        </w:rPr>
        <w:t>-</w:t>
      </w:r>
      <w:r w:rsidR="004C353F">
        <w:rPr>
          <w:rFonts w:cs="Times New Roman"/>
          <w:lang w:val="en-US"/>
        </w:rPr>
        <w:t>of</w:t>
      </w:r>
      <w:r w:rsidR="00FA6D09">
        <w:rPr>
          <w:rFonts w:cs="Times New Roman"/>
          <w:lang w:val="en-US"/>
        </w:rPr>
        <w:t>-</w:t>
      </w:r>
      <w:r w:rsidR="004C353F">
        <w:rPr>
          <w:rFonts w:cs="Times New Roman"/>
          <w:lang w:val="en-US"/>
        </w:rPr>
        <w:t xml:space="preserve">age, </w:t>
      </w:r>
      <w:r w:rsidR="00FA6D09">
        <w:rPr>
          <w:rFonts w:cs="Times New Roman"/>
          <w:lang w:val="en-US"/>
        </w:rPr>
        <w:t>uses hyperlinking as a mechanism that connects the individual pages</w:t>
      </w:r>
      <w:r w:rsidR="00732A8B">
        <w:rPr>
          <w:rFonts w:cs="Times New Roman"/>
          <w:lang w:val="en-US"/>
        </w:rPr>
        <w:t xml:space="preserve"> by </w:t>
      </w:r>
      <w:r w:rsidR="00FA6D09">
        <w:rPr>
          <w:rFonts w:cs="Times New Roman"/>
          <w:lang w:val="en-US"/>
        </w:rPr>
        <w:t>affix</w:t>
      </w:r>
      <w:r w:rsidR="00732A8B">
        <w:rPr>
          <w:rFonts w:cs="Times New Roman"/>
          <w:lang w:val="en-US"/>
        </w:rPr>
        <w:t>ing links</w:t>
      </w:r>
      <w:r w:rsidR="00FA6D09">
        <w:rPr>
          <w:rFonts w:cs="Times New Roman"/>
          <w:lang w:val="en-US"/>
        </w:rPr>
        <w:t xml:space="preserve"> to </w:t>
      </w:r>
      <w:r w:rsidR="00732A8B">
        <w:rPr>
          <w:rFonts w:cs="Times New Roman"/>
          <w:lang w:val="en-US"/>
        </w:rPr>
        <w:t xml:space="preserve">seductive </w:t>
      </w:r>
      <w:r w:rsidR="00FA6D09">
        <w:rPr>
          <w:rFonts w:cs="Times New Roman"/>
          <w:lang w:val="en-US"/>
        </w:rPr>
        <w:t>phrases such as</w:t>
      </w:r>
      <w:r w:rsidR="00732A8B">
        <w:rPr>
          <w:rFonts w:cs="Times New Roman"/>
          <w:lang w:val="en-US"/>
        </w:rPr>
        <w:t>,</w:t>
      </w:r>
      <w:r w:rsidR="00FA6D09">
        <w:rPr>
          <w:rFonts w:cs="Times New Roman"/>
          <w:lang w:val="en-US"/>
        </w:rPr>
        <w:t xml:space="preserve"> “I want her,” “school tales,” and “dare” (</w:t>
      </w:r>
      <w:r w:rsidR="00732A8B">
        <w:rPr>
          <w:rFonts w:cs="Times New Roman"/>
          <w:lang w:val="en-US"/>
        </w:rPr>
        <w:t>Fisher)</w:t>
      </w:r>
      <w:r w:rsidR="00FA6D09">
        <w:rPr>
          <w:rFonts w:cs="Times New Roman"/>
          <w:lang w:val="en-US"/>
        </w:rPr>
        <w:t xml:space="preserve">. </w:t>
      </w:r>
      <w:r w:rsidR="00732A8B">
        <w:rPr>
          <w:rFonts w:cs="Times New Roman"/>
          <w:lang w:val="en-US"/>
        </w:rPr>
        <w:t>O</w:t>
      </w:r>
      <w:r w:rsidR="00FA6D09">
        <w:rPr>
          <w:rFonts w:cs="Times New Roman"/>
          <w:lang w:val="en-US"/>
        </w:rPr>
        <w:t xml:space="preserve">n a technical level, </w:t>
      </w:r>
      <w:r w:rsidR="00732A8B">
        <w:rPr>
          <w:rFonts w:cs="Times New Roman"/>
          <w:lang w:val="en-US"/>
        </w:rPr>
        <w:t xml:space="preserve">this hyperlinking mechanism </w:t>
      </w:r>
      <w:r w:rsidR="00FA6D09">
        <w:rPr>
          <w:rFonts w:cs="Times New Roman"/>
          <w:lang w:val="en-US"/>
        </w:rPr>
        <w:t xml:space="preserve">evokes the theme of desire </w:t>
      </w:r>
      <w:r w:rsidR="00EF3D35">
        <w:rPr>
          <w:rFonts w:cs="Times New Roman"/>
          <w:lang w:val="en-US"/>
        </w:rPr>
        <w:t>within the</w:t>
      </w:r>
      <w:r w:rsidR="007B4D43">
        <w:rPr>
          <w:rFonts w:cs="Times New Roman"/>
          <w:lang w:val="en-US"/>
        </w:rPr>
        <w:t xml:space="preserve"> narrative</w:t>
      </w:r>
      <w:r w:rsidR="00F92C6F">
        <w:rPr>
          <w:rFonts w:cs="Times New Roman"/>
          <w:lang w:val="en-US"/>
        </w:rPr>
        <w:t xml:space="preserve">, </w:t>
      </w:r>
      <w:r w:rsidR="00FA6D09">
        <w:rPr>
          <w:rFonts w:cs="Times New Roman"/>
          <w:lang w:val="en-US"/>
        </w:rPr>
        <w:t xml:space="preserve">which </w:t>
      </w:r>
      <w:r w:rsidR="00732A8B">
        <w:rPr>
          <w:rFonts w:cs="Times New Roman"/>
          <w:lang w:val="en-US"/>
        </w:rPr>
        <w:t xml:space="preserve">uses intriguing links </w:t>
      </w:r>
      <w:r w:rsidR="00FA6D09">
        <w:rPr>
          <w:rFonts w:cs="Times New Roman"/>
          <w:lang w:val="en-US"/>
        </w:rPr>
        <w:t xml:space="preserve">to tempt the reader through the </w:t>
      </w:r>
      <w:r w:rsidR="00732A8B">
        <w:rPr>
          <w:rFonts w:cs="Times New Roman"/>
          <w:lang w:val="en-US"/>
        </w:rPr>
        <w:t>various episodes of the story</w:t>
      </w:r>
      <w:r w:rsidR="00FA6D09">
        <w:rPr>
          <w:rFonts w:cs="Times New Roman"/>
          <w:lang w:val="en-US"/>
        </w:rPr>
        <w:t>.</w:t>
      </w:r>
      <w:r w:rsidR="008419C2">
        <w:rPr>
          <w:rFonts w:cs="Times New Roman"/>
          <w:lang w:val="en-US"/>
        </w:rPr>
        <w:t xml:space="preserve"> However</w:t>
      </w:r>
      <w:r w:rsidR="00F92C6F">
        <w:rPr>
          <w:rFonts w:cs="Times New Roman"/>
          <w:lang w:val="en-US"/>
        </w:rPr>
        <w:t>,</w:t>
      </w:r>
      <w:r w:rsidR="00732A8B">
        <w:rPr>
          <w:rFonts w:cs="Times New Roman"/>
          <w:lang w:val="en-US"/>
        </w:rPr>
        <w:t xml:space="preserve"> a</w:t>
      </w:r>
      <w:r w:rsidR="00F92C6F">
        <w:rPr>
          <w:rFonts w:cs="Times New Roman"/>
          <w:lang w:val="en-US"/>
        </w:rPr>
        <w:t xml:space="preserve"> Queer Studies </w:t>
      </w:r>
      <w:r w:rsidR="00732A8B">
        <w:rPr>
          <w:rFonts w:cs="Times New Roman"/>
          <w:lang w:val="en-US"/>
        </w:rPr>
        <w:t>reading</w:t>
      </w:r>
      <w:r w:rsidR="00EF3D35">
        <w:rPr>
          <w:rFonts w:cs="Times New Roman"/>
          <w:lang w:val="en-US"/>
        </w:rPr>
        <w:t xml:space="preserve"> might argue that desire constitutes not only the text, but also the network that expands beyond the text</w:t>
      </w:r>
      <w:r w:rsidR="008419C2">
        <w:rPr>
          <w:rFonts w:cs="Times New Roman"/>
          <w:lang w:val="en-US"/>
        </w:rPr>
        <w:t xml:space="preserve">. As </w:t>
      </w:r>
      <w:r w:rsidR="00732A8B">
        <w:rPr>
          <w:rFonts w:cs="Times New Roman"/>
          <w:lang w:val="en-US"/>
        </w:rPr>
        <w:t>distributed</w:t>
      </w:r>
      <w:r w:rsidR="008419C2">
        <w:rPr>
          <w:rFonts w:cs="Times New Roman"/>
          <w:lang w:val="en-US"/>
        </w:rPr>
        <w:t xml:space="preserve"> and </w:t>
      </w:r>
      <w:r w:rsidR="00732A8B">
        <w:rPr>
          <w:rFonts w:cs="Times New Roman"/>
          <w:lang w:val="en-US"/>
        </w:rPr>
        <w:t>exceed</w:t>
      </w:r>
      <w:r w:rsidR="008419C2">
        <w:rPr>
          <w:rFonts w:cs="Times New Roman"/>
          <w:lang w:val="en-US"/>
        </w:rPr>
        <w:t>ing</w:t>
      </w:r>
      <w:r w:rsidR="00732A8B">
        <w:rPr>
          <w:rFonts w:cs="Times New Roman"/>
          <w:lang w:val="en-US"/>
        </w:rPr>
        <w:t xml:space="preserve"> the boundaries of </w:t>
      </w:r>
      <w:r w:rsidR="00EF3D35">
        <w:rPr>
          <w:rFonts w:cs="Times New Roman"/>
          <w:lang w:val="en-US"/>
        </w:rPr>
        <w:t>any individual entity</w:t>
      </w:r>
      <w:r w:rsidR="008419C2">
        <w:rPr>
          <w:rFonts w:cs="Times New Roman"/>
          <w:lang w:val="en-US"/>
        </w:rPr>
        <w:t>, desire thus opens toward</w:t>
      </w:r>
      <w:r w:rsidR="00F92C6F">
        <w:rPr>
          <w:rFonts w:cs="Times New Roman"/>
          <w:lang w:val="en-US"/>
        </w:rPr>
        <w:t xml:space="preserve"> </w:t>
      </w:r>
      <w:r w:rsidR="008419C2">
        <w:rPr>
          <w:rFonts w:cs="Times New Roman"/>
          <w:lang w:val="en-US"/>
        </w:rPr>
        <w:t xml:space="preserve">operations of </w:t>
      </w:r>
      <w:r w:rsidR="00732A8B">
        <w:rPr>
          <w:rFonts w:cs="Times New Roman"/>
          <w:lang w:val="en-US"/>
        </w:rPr>
        <w:t>c</w:t>
      </w:r>
      <w:r w:rsidR="00F92C6F">
        <w:rPr>
          <w:rFonts w:cs="Times New Roman"/>
          <w:lang w:val="en-US"/>
        </w:rPr>
        <w:t>ompulsion and even automation—</w:t>
      </w:r>
      <w:r w:rsidR="008419C2">
        <w:rPr>
          <w:rFonts w:cs="Times New Roman"/>
          <w:lang w:val="en-US"/>
        </w:rPr>
        <w:t xml:space="preserve">operations which </w:t>
      </w:r>
      <w:r w:rsidR="00F92C6F">
        <w:rPr>
          <w:rFonts w:cs="Times New Roman"/>
          <w:lang w:val="en-US"/>
        </w:rPr>
        <w:t xml:space="preserve">I return to in </w:t>
      </w:r>
      <w:r w:rsidR="00EF3D35">
        <w:rPr>
          <w:rFonts w:cs="Times New Roman"/>
          <w:lang w:val="en-US"/>
        </w:rPr>
        <w:t>the</w:t>
      </w:r>
      <w:r w:rsidR="00F92C6F">
        <w:rPr>
          <w:rFonts w:cs="Times New Roman"/>
          <w:lang w:val="en-US"/>
        </w:rPr>
        <w:t xml:space="preserve"> </w:t>
      </w:r>
      <w:r w:rsidR="008419C2">
        <w:rPr>
          <w:rFonts w:cs="Times New Roman"/>
          <w:lang w:val="en-US"/>
        </w:rPr>
        <w:t xml:space="preserve">book’s </w:t>
      </w:r>
      <w:r w:rsidR="00F92C6F">
        <w:rPr>
          <w:rFonts w:cs="Times New Roman"/>
          <w:lang w:val="en-US"/>
        </w:rPr>
        <w:t>conclusion, in the context of social media platforms</w:t>
      </w:r>
      <w:r w:rsidR="008419C2">
        <w:rPr>
          <w:rFonts w:cs="Times New Roman"/>
          <w:lang w:val="en-US"/>
        </w:rPr>
        <w:t xml:space="preserve"> and their automated feeds</w:t>
      </w:r>
      <w:r w:rsidR="00F92C6F">
        <w:rPr>
          <w:rFonts w:cs="Times New Roman"/>
          <w:lang w:val="en-US"/>
        </w:rPr>
        <w:t xml:space="preserve">. </w:t>
      </w:r>
      <w:r w:rsidR="00ED3305" w:rsidRPr="00AD3CA9">
        <w:rPr>
          <w:rFonts w:cs="Times New Roman"/>
          <w:lang w:val="en-US"/>
        </w:rPr>
        <w:t>The</w:t>
      </w:r>
      <w:r w:rsidR="00ED3305" w:rsidRPr="00A1033B">
        <w:rPr>
          <w:rFonts w:cs="Times New Roman"/>
          <w:lang w:val="en-US"/>
        </w:rPr>
        <w:t xml:space="preserve"> rest of the </w:t>
      </w:r>
      <w:r w:rsidR="00AD3CA9">
        <w:rPr>
          <w:rFonts w:cs="Times New Roman"/>
          <w:lang w:val="en-US"/>
        </w:rPr>
        <w:t>chapter</w:t>
      </w:r>
      <w:r w:rsidR="00ED3305" w:rsidRPr="00A1033B">
        <w:rPr>
          <w:rFonts w:cs="Times New Roman"/>
          <w:lang w:val="en-US"/>
        </w:rPr>
        <w:t xml:space="preserve"> then </w:t>
      </w:r>
      <w:r w:rsidR="00AD3CA9">
        <w:rPr>
          <w:rFonts w:cs="Times New Roman"/>
          <w:lang w:val="en-US"/>
        </w:rPr>
        <w:t>introduces</w:t>
      </w:r>
      <w:r w:rsidRPr="00A1033B">
        <w:rPr>
          <w:rFonts w:cs="Times New Roman"/>
          <w:lang w:val="en-US"/>
        </w:rPr>
        <w:t xml:space="preserve"> the </w:t>
      </w:r>
      <w:r w:rsidR="00732A8B">
        <w:rPr>
          <w:rFonts w:cs="Times New Roman"/>
          <w:lang w:val="en-US"/>
        </w:rPr>
        <w:t xml:space="preserve">book’s </w:t>
      </w:r>
      <w:r w:rsidRPr="00A1033B">
        <w:rPr>
          <w:rFonts w:cs="Times New Roman"/>
          <w:lang w:val="en-US"/>
        </w:rPr>
        <w:t xml:space="preserve">five </w:t>
      </w:r>
      <w:r w:rsidR="00732A8B">
        <w:rPr>
          <w:rFonts w:cs="Times New Roman"/>
          <w:lang w:val="en-US"/>
        </w:rPr>
        <w:t>central computational mechanisms</w:t>
      </w:r>
      <w:r w:rsidR="00EF3D35">
        <w:rPr>
          <w:rFonts w:cs="Times New Roman"/>
          <w:lang w:val="en-US"/>
        </w:rPr>
        <w:t xml:space="preserve"> or “constraints,” </w:t>
      </w:r>
      <w:r w:rsidR="00EF3D35">
        <w:rPr>
          <w:rFonts w:cs="Times New Roman"/>
          <w:lang w:val="en-US"/>
        </w:rPr>
        <w:lastRenderedPageBreak/>
        <w:t xml:space="preserve">which include: </w:t>
      </w:r>
      <w:r w:rsidR="00EF3D35" w:rsidRPr="00A1033B">
        <w:rPr>
          <w:rFonts w:cs="Times New Roman"/>
          <w:lang w:val="en-US"/>
        </w:rPr>
        <w:t>protocol, iteration, containment, abstraction, and aggregation</w:t>
      </w:r>
      <w:r w:rsidR="00EF3D35">
        <w:rPr>
          <w:rFonts w:cs="Times New Roman"/>
          <w:lang w:val="en-US"/>
        </w:rPr>
        <w:t>.</w:t>
      </w:r>
      <w:r w:rsidR="00732A8B">
        <w:rPr>
          <w:rFonts w:cs="Times New Roman"/>
          <w:lang w:val="en-US"/>
        </w:rPr>
        <w:t xml:space="preserve"> </w:t>
      </w:r>
      <w:r w:rsidR="00EF3D35">
        <w:rPr>
          <w:rFonts w:cs="Times New Roman"/>
          <w:lang w:val="en-US"/>
        </w:rPr>
        <w:t xml:space="preserve">Each of these constraints </w:t>
      </w:r>
      <w:r w:rsidR="00AD3CA9">
        <w:rPr>
          <w:rFonts w:cs="Times New Roman"/>
          <w:lang w:val="en-US"/>
        </w:rPr>
        <w:t xml:space="preserve">will be </w:t>
      </w:r>
      <w:r w:rsidRPr="00A1033B">
        <w:rPr>
          <w:rFonts w:cs="Times New Roman"/>
          <w:lang w:val="en-US"/>
        </w:rPr>
        <w:t>taken up</w:t>
      </w:r>
      <w:r w:rsidR="00EF3D35">
        <w:rPr>
          <w:rFonts w:cs="Times New Roman"/>
          <w:lang w:val="en-US"/>
        </w:rPr>
        <w:t xml:space="preserve"> in</w:t>
      </w:r>
      <w:r w:rsidRPr="00A1033B">
        <w:rPr>
          <w:rFonts w:cs="Times New Roman"/>
          <w:lang w:val="en-US"/>
        </w:rPr>
        <w:t xml:space="preserve"> </w:t>
      </w:r>
      <w:r w:rsidR="00EF3D35">
        <w:rPr>
          <w:rFonts w:cs="Times New Roman"/>
          <w:lang w:val="en-US"/>
        </w:rPr>
        <w:t>the</w:t>
      </w:r>
      <w:r w:rsidRPr="00A1033B">
        <w:rPr>
          <w:rFonts w:cs="Times New Roman"/>
          <w:lang w:val="en-US"/>
        </w:rPr>
        <w:t xml:space="preserve"> </w:t>
      </w:r>
      <w:r w:rsidR="00ED3305" w:rsidRPr="00A1033B">
        <w:rPr>
          <w:rFonts w:cs="Times New Roman"/>
          <w:lang w:val="en-US"/>
        </w:rPr>
        <w:t xml:space="preserve">subsequent </w:t>
      </w:r>
      <w:r w:rsidRPr="00A1033B">
        <w:rPr>
          <w:rFonts w:cs="Times New Roman"/>
          <w:lang w:val="en-US"/>
        </w:rPr>
        <w:t>chapter</w:t>
      </w:r>
      <w:r w:rsidR="00EF3D35">
        <w:rPr>
          <w:rFonts w:cs="Times New Roman"/>
          <w:lang w:val="en-US"/>
        </w:rPr>
        <w:t>s</w:t>
      </w:r>
      <w:r w:rsidRPr="00A1033B">
        <w:rPr>
          <w:rFonts w:cs="Times New Roman"/>
          <w:lang w:val="en-US"/>
        </w:rPr>
        <w:t xml:space="preserve"> in the book</w:t>
      </w:r>
      <w:r w:rsidR="00EF3D35">
        <w:rPr>
          <w:rFonts w:cs="Times New Roman"/>
          <w:lang w:val="en-US"/>
        </w:rPr>
        <w:t xml:space="preserve">. </w:t>
      </w:r>
    </w:p>
    <w:p w14:paraId="19155FEA" w14:textId="155821E6" w:rsidR="00112762" w:rsidRPr="00A1033B" w:rsidRDefault="009F1C62" w:rsidP="00597CBF">
      <w:pPr>
        <w:pStyle w:val="Textbody"/>
        <w:spacing w:line="480" w:lineRule="auto"/>
        <w:ind w:firstLine="709"/>
        <w:rPr>
          <w:lang w:val="en-US"/>
        </w:rPr>
      </w:pPr>
      <w:r w:rsidRPr="00A1033B">
        <w:rPr>
          <w:rFonts w:cs="Times New Roman"/>
          <w:lang w:val="en-US"/>
        </w:rPr>
        <w:t xml:space="preserve">Chapter </w:t>
      </w:r>
      <w:r w:rsidR="00F6285B" w:rsidRPr="00A1033B">
        <w:rPr>
          <w:rFonts w:cs="Times New Roman"/>
          <w:lang w:val="en-US"/>
        </w:rPr>
        <w:t>One</w:t>
      </w:r>
      <w:r w:rsidRPr="00A1033B">
        <w:rPr>
          <w:rFonts w:cs="Times New Roman"/>
          <w:lang w:val="en-US"/>
        </w:rPr>
        <w:t xml:space="preserve">, “Text Capture,” explores </w:t>
      </w:r>
      <w:r w:rsidR="00ED3305" w:rsidRPr="00A1033B">
        <w:rPr>
          <w:rFonts w:cs="Times New Roman"/>
          <w:lang w:val="en-US"/>
        </w:rPr>
        <w:t xml:space="preserve">the constraint of “protocol” in the context of </w:t>
      </w:r>
      <w:r w:rsidRPr="00A1033B">
        <w:rPr>
          <w:rFonts w:cs="Times New Roman"/>
          <w:lang w:val="en-US"/>
        </w:rPr>
        <w:t xml:space="preserve">web scraping, a popular method for gathering </w:t>
      </w:r>
      <w:r w:rsidR="00266B1C" w:rsidRPr="00A1033B">
        <w:rPr>
          <w:rFonts w:cs="Times New Roman"/>
          <w:lang w:val="en-US"/>
        </w:rPr>
        <w:t xml:space="preserve">text </w:t>
      </w:r>
      <w:r w:rsidRPr="00A1033B">
        <w:rPr>
          <w:rFonts w:cs="Times New Roman"/>
          <w:lang w:val="en-US"/>
        </w:rPr>
        <w:t xml:space="preserve">data over the internet. </w:t>
      </w:r>
      <w:r w:rsidR="0091502D" w:rsidRPr="00A1033B">
        <w:rPr>
          <w:rFonts w:cs="Times New Roman"/>
          <w:lang w:val="en-US"/>
        </w:rPr>
        <w:t>On a technical level, w</w:t>
      </w:r>
      <w:r w:rsidRPr="00A1033B">
        <w:rPr>
          <w:rFonts w:cs="Times New Roman"/>
          <w:lang w:val="en-US"/>
        </w:rPr>
        <w:t xml:space="preserve">eb scraping </w:t>
      </w:r>
      <w:r w:rsidR="0091502D" w:rsidRPr="00A1033B">
        <w:rPr>
          <w:rFonts w:cs="Times New Roman"/>
          <w:lang w:val="en-US"/>
        </w:rPr>
        <w:t xml:space="preserve">involves manipulating </w:t>
      </w:r>
      <w:r w:rsidRPr="00A1033B">
        <w:rPr>
          <w:rFonts w:cs="Times New Roman"/>
          <w:lang w:val="en-US"/>
        </w:rPr>
        <w:t>network protocols to extract text</w:t>
      </w:r>
      <w:r w:rsidR="00FA33EF" w:rsidRPr="00A1033B">
        <w:rPr>
          <w:rFonts w:cs="Times New Roman"/>
          <w:lang w:val="en-US"/>
        </w:rPr>
        <w:t>,</w:t>
      </w:r>
      <w:r w:rsidR="00266B1C" w:rsidRPr="00A1033B">
        <w:rPr>
          <w:rFonts w:cs="Times New Roman"/>
          <w:lang w:val="en-US"/>
        </w:rPr>
        <w:t xml:space="preserve"> stored within</w:t>
      </w:r>
      <w:r w:rsidR="0091502D" w:rsidRPr="00A1033B">
        <w:rPr>
          <w:rFonts w:cs="Times New Roman"/>
          <w:lang w:val="en-US"/>
        </w:rPr>
        <w:t xml:space="preserve"> HTML files</w:t>
      </w:r>
      <w:r w:rsidR="00FA33EF" w:rsidRPr="00A1033B">
        <w:rPr>
          <w:rFonts w:cs="Times New Roman"/>
          <w:lang w:val="en-US"/>
        </w:rPr>
        <w:t>, from websites</w:t>
      </w:r>
      <w:r w:rsidRPr="00A1033B">
        <w:rPr>
          <w:rFonts w:cs="Times New Roman"/>
          <w:lang w:val="en-US"/>
        </w:rPr>
        <w:t xml:space="preserve">. </w:t>
      </w:r>
      <w:r w:rsidR="0091502D" w:rsidRPr="00A1033B">
        <w:rPr>
          <w:rFonts w:cs="Times New Roman"/>
          <w:lang w:val="en-US"/>
        </w:rPr>
        <w:t>In order to</w:t>
      </w:r>
      <w:r w:rsidRPr="00A1033B">
        <w:rPr>
          <w:rFonts w:cs="Times New Roman"/>
          <w:lang w:val="en-US"/>
        </w:rPr>
        <w:t xml:space="preserve"> </w:t>
      </w:r>
      <w:r w:rsidR="0091502D" w:rsidRPr="00A1033B">
        <w:rPr>
          <w:rFonts w:cs="Times New Roman"/>
          <w:lang w:val="en-US"/>
        </w:rPr>
        <w:t>extract this data, web scraping programs</w:t>
      </w:r>
      <w:r w:rsidRPr="00A1033B">
        <w:rPr>
          <w:rFonts w:cs="Times New Roman"/>
          <w:lang w:val="en-US"/>
        </w:rPr>
        <w:t xml:space="preserve"> must </w:t>
      </w:r>
      <w:r w:rsidR="0091502D" w:rsidRPr="00A1033B">
        <w:rPr>
          <w:rFonts w:cs="Times New Roman"/>
          <w:lang w:val="en-US"/>
        </w:rPr>
        <w:t>effectively mimic</w:t>
      </w:r>
      <w:r w:rsidRPr="00A1033B">
        <w:rPr>
          <w:rFonts w:cs="Times New Roman"/>
          <w:lang w:val="en-US"/>
        </w:rPr>
        <w:t xml:space="preserve"> a web browser</w:t>
      </w:r>
      <w:r w:rsidR="00E13C03" w:rsidRPr="00A1033B">
        <w:rPr>
          <w:rFonts w:cs="Times New Roman"/>
          <w:lang w:val="en-US"/>
        </w:rPr>
        <w:t xml:space="preserve"> and</w:t>
      </w:r>
      <w:r w:rsidR="0091502D" w:rsidRPr="00A1033B">
        <w:rPr>
          <w:rFonts w:cs="Times New Roman"/>
          <w:lang w:val="en-US"/>
        </w:rPr>
        <w:t xml:space="preserve"> </w:t>
      </w:r>
      <w:r w:rsidR="00951359" w:rsidRPr="00A1033B">
        <w:rPr>
          <w:rFonts w:cs="Times New Roman"/>
          <w:lang w:val="en-US"/>
        </w:rPr>
        <w:t xml:space="preserve">adhere to </w:t>
      </w:r>
      <w:r w:rsidR="00E13C03" w:rsidRPr="00A1033B">
        <w:rPr>
          <w:rFonts w:cs="Times New Roman"/>
          <w:lang w:val="en-US"/>
        </w:rPr>
        <w:t>browser</w:t>
      </w:r>
      <w:r w:rsidR="00951359" w:rsidRPr="00A1033B">
        <w:rPr>
          <w:rFonts w:cs="Times New Roman"/>
          <w:lang w:val="en-US"/>
        </w:rPr>
        <w:t xml:space="preserve"> protocols</w:t>
      </w:r>
      <w:r w:rsidR="00E13C03" w:rsidRPr="00A1033B">
        <w:rPr>
          <w:rFonts w:cs="Times New Roman"/>
          <w:lang w:val="en-US"/>
        </w:rPr>
        <w:t xml:space="preserve"> for sending and requesting data over the network</w:t>
      </w:r>
      <w:r w:rsidR="0091502D" w:rsidRPr="00A1033B">
        <w:rPr>
          <w:rFonts w:cs="Times New Roman"/>
          <w:lang w:val="en-US"/>
        </w:rPr>
        <w:t>. In recent years, however, web scraping has become significantly more difficult d</w:t>
      </w:r>
      <w:r w:rsidR="00E13C03" w:rsidRPr="00A1033B">
        <w:rPr>
          <w:rFonts w:cs="Times New Roman"/>
          <w:lang w:val="en-US"/>
        </w:rPr>
        <w:t xml:space="preserve">ue </w:t>
      </w:r>
      <w:r w:rsidR="0091502D" w:rsidRPr="00A1033B">
        <w:rPr>
          <w:rFonts w:cs="Times New Roman"/>
          <w:lang w:val="en-US"/>
        </w:rPr>
        <w:t>to</w:t>
      </w:r>
      <w:r w:rsidR="00E13C03" w:rsidRPr="00A1033B">
        <w:rPr>
          <w:rFonts w:cs="Times New Roman"/>
          <w:lang w:val="en-US"/>
        </w:rPr>
        <w:t xml:space="preserve"> </w:t>
      </w:r>
      <w:r w:rsidR="00595014" w:rsidRPr="00A1033B">
        <w:rPr>
          <w:rFonts w:cs="Times New Roman"/>
          <w:lang w:val="en-US"/>
        </w:rPr>
        <w:t xml:space="preserve">the </w:t>
      </w:r>
      <w:r w:rsidR="00E13C03" w:rsidRPr="00A1033B">
        <w:rPr>
          <w:rFonts w:cs="Times New Roman"/>
          <w:lang w:val="en-US"/>
        </w:rPr>
        <w:t>hunger for text data</w:t>
      </w:r>
      <w:r w:rsidR="00112762" w:rsidRPr="00A1033B">
        <w:rPr>
          <w:rFonts w:cs="Times New Roman"/>
          <w:lang w:val="en-US"/>
        </w:rPr>
        <w:t xml:space="preserve"> by </w:t>
      </w:r>
      <w:r w:rsidR="00595014" w:rsidRPr="00A1033B">
        <w:rPr>
          <w:rFonts w:cs="Times New Roman"/>
          <w:lang w:val="en-US"/>
        </w:rPr>
        <w:t xml:space="preserve">Large Language Model (LLM) </w:t>
      </w:r>
      <w:r w:rsidR="00112762" w:rsidRPr="00A1033B">
        <w:rPr>
          <w:rFonts w:cs="Times New Roman"/>
          <w:lang w:val="en-US"/>
        </w:rPr>
        <w:t>developers</w:t>
      </w:r>
      <w:r w:rsidR="00E13C03" w:rsidRPr="00A1033B">
        <w:rPr>
          <w:rFonts w:cs="Times New Roman"/>
          <w:lang w:val="en-US"/>
        </w:rPr>
        <w:t xml:space="preserve">. As </w:t>
      </w:r>
      <w:r w:rsidR="00112762" w:rsidRPr="00A1033B">
        <w:rPr>
          <w:rFonts w:cs="Times New Roman"/>
          <w:lang w:val="en-US"/>
        </w:rPr>
        <w:t xml:space="preserve">these developers capture virtually all the </w:t>
      </w:r>
      <w:r w:rsidR="00595014" w:rsidRPr="00A1033B">
        <w:rPr>
          <w:rFonts w:cs="Times New Roman"/>
          <w:lang w:val="en-US"/>
        </w:rPr>
        <w:t xml:space="preserve">public </w:t>
      </w:r>
      <w:r w:rsidR="00E13C03" w:rsidRPr="00A1033B">
        <w:rPr>
          <w:rFonts w:cs="Times New Roman"/>
          <w:lang w:val="en-US"/>
        </w:rPr>
        <w:t xml:space="preserve">data </w:t>
      </w:r>
      <w:r w:rsidR="00595014" w:rsidRPr="00A1033B">
        <w:rPr>
          <w:rFonts w:cs="Times New Roman"/>
          <w:lang w:val="en-US"/>
        </w:rPr>
        <w:t xml:space="preserve">on the web for LLM </w:t>
      </w:r>
      <w:r w:rsidR="00E13C03" w:rsidRPr="00A1033B">
        <w:rPr>
          <w:rFonts w:cs="Times New Roman"/>
          <w:lang w:val="en-US"/>
        </w:rPr>
        <w:t xml:space="preserve">training </w:t>
      </w:r>
      <w:r w:rsidR="00595014" w:rsidRPr="00A1033B">
        <w:rPr>
          <w:rFonts w:cs="Times New Roman"/>
          <w:lang w:val="en-US"/>
        </w:rPr>
        <w:t>purposes</w:t>
      </w:r>
      <w:r w:rsidR="00E13C03" w:rsidRPr="00A1033B">
        <w:rPr>
          <w:rFonts w:cs="Times New Roman"/>
          <w:lang w:val="en-US"/>
        </w:rPr>
        <w:t xml:space="preserve">, websites are </w:t>
      </w:r>
      <w:r w:rsidR="00E55EE1" w:rsidRPr="00A1033B">
        <w:rPr>
          <w:rFonts w:cs="Times New Roman"/>
          <w:lang w:val="en-US"/>
        </w:rPr>
        <w:t xml:space="preserve">quickly </w:t>
      </w:r>
      <w:r w:rsidR="00E13C03" w:rsidRPr="00A1033B">
        <w:rPr>
          <w:rFonts w:cs="Times New Roman"/>
          <w:lang w:val="en-US"/>
        </w:rPr>
        <w:t xml:space="preserve">closing down access to their HTML files. This chapter looks at the accumulative logics behind exploitative web scraping practices and </w:t>
      </w:r>
      <w:r w:rsidR="00112762" w:rsidRPr="00A1033B">
        <w:rPr>
          <w:rFonts w:cs="Times New Roman"/>
          <w:lang w:val="en-US"/>
        </w:rPr>
        <w:t xml:space="preserve">considers </w:t>
      </w:r>
      <w:r w:rsidR="00E13C03" w:rsidRPr="00A1033B">
        <w:rPr>
          <w:rFonts w:cs="Times New Roman"/>
          <w:lang w:val="en-US"/>
        </w:rPr>
        <w:t xml:space="preserve">how one might re-purpose </w:t>
      </w:r>
      <w:r w:rsidR="00112762" w:rsidRPr="00A1033B">
        <w:rPr>
          <w:rFonts w:cs="Times New Roman"/>
          <w:lang w:val="en-US"/>
        </w:rPr>
        <w:t>them against privatization</w:t>
      </w:r>
      <w:r w:rsidR="00E13C03" w:rsidRPr="00A1033B">
        <w:rPr>
          <w:rFonts w:cs="Times New Roman"/>
          <w:lang w:val="en-US"/>
        </w:rPr>
        <w:t xml:space="preserve">. </w:t>
      </w:r>
      <w:r w:rsidR="00595014" w:rsidRPr="00A1033B">
        <w:rPr>
          <w:rFonts w:cs="Times New Roman"/>
          <w:lang w:val="en-US"/>
        </w:rPr>
        <w:t xml:space="preserve">To do so, it draws from </w:t>
      </w:r>
      <w:r w:rsidR="00E55EE1" w:rsidRPr="00A1033B">
        <w:rPr>
          <w:rFonts w:cs="Times New Roman"/>
          <w:lang w:val="en-US"/>
        </w:rPr>
        <w:t>proto-</w:t>
      </w:r>
      <w:r w:rsidR="00595014" w:rsidRPr="00A1033B">
        <w:rPr>
          <w:rFonts w:cs="Times New Roman"/>
          <w:lang w:val="en-US"/>
        </w:rPr>
        <w:t>Queer</w:t>
      </w:r>
      <w:r w:rsidR="00112762" w:rsidRPr="00A1033B">
        <w:rPr>
          <w:rFonts w:cs="Times New Roman"/>
          <w:lang w:val="en-US"/>
        </w:rPr>
        <w:t>,</w:t>
      </w:r>
      <w:r w:rsidR="00E55EE1" w:rsidRPr="00A1033B">
        <w:rPr>
          <w:rFonts w:cs="Times New Roman"/>
          <w:lang w:val="en-US"/>
        </w:rPr>
        <w:t xml:space="preserve"> Chicana scholar,</w:t>
      </w:r>
      <w:r w:rsidR="00BE1C4F" w:rsidRPr="00A1033B">
        <w:rPr>
          <w:rFonts w:cs="Times New Roman"/>
          <w:lang w:val="en-US"/>
        </w:rPr>
        <w:t xml:space="preserve"> </w:t>
      </w:r>
      <w:r w:rsidR="00E13C03" w:rsidRPr="00A1033B">
        <w:rPr>
          <w:rFonts w:cs="Times New Roman"/>
          <w:lang w:val="en-US"/>
        </w:rPr>
        <w:t>Gloria Anzaldúa</w:t>
      </w:r>
      <w:r w:rsidR="00E55EE1" w:rsidRPr="00A1033B">
        <w:rPr>
          <w:rFonts w:cs="Times New Roman"/>
          <w:lang w:val="en-US"/>
        </w:rPr>
        <w:t>,</w:t>
      </w:r>
      <w:r w:rsidR="00BE1C4F" w:rsidRPr="00A1033B">
        <w:rPr>
          <w:lang w:val="en-US"/>
        </w:rPr>
        <w:t xml:space="preserve"> who in </w:t>
      </w:r>
      <w:r w:rsidR="00BE1C4F" w:rsidRPr="00A1033B">
        <w:rPr>
          <w:i/>
          <w:iCs/>
          <w:lang w:val="en-US"/>
        </w:rPr>
        <w:t>Borderlands/La Frontera: The New Mestiza</w:t>
      </w:r>
      <w:r w:rsidR="00BE1C4F" w:rsidRPr="00A1033B">
        <w:rPr>
          <w:lang w:val="en-US"/>
        </w:rPr>
        <w:t xml:space="preserve"> (1987) bases </w:t>
      </w:r>
      <w:r w:rsidR="00E55EE1" w:rsidRPr="00A1033B">
        <w:rPr>
          <w:lang w:val="en-US"/>
        </w:rPr>
        <w:t>her</w:t>
      </w:r>
      <w:r w:rsidR="00BE1C4F" w:rsidRPr="00A1033B">
        <w:rPr>
          <w:lang w:val="en-US"/>
        </w:rPr>
        <w:t xml:space="preserve"> theory of </w:t>
      </w:r>
      <w:r w:rsidR="00597CBF" w:rsidRPr="00A1033B">
        <w:rPr>
          <w:lang w:val="en-US"/>
        </w:rPr>
        <w:t>cross-</w:t>
      </w:r>
      <w:r w:rsidR="00BE1C4F" w:rsidRPr="00A1033B">
        <w:rPr>
          <w:lang w:val="en-US"/>
        </w:rPr>
        <w:t xml:space="preserve">cultural hybridity </w:t>
      </w:r>
      <w:r w:rsidR="00112762" w:rsidRPr="00A1033B">
        <w:rPr>
          <w:lang w:val="en-US"/>
        </w:rPr>
        <w:t>and communication</w:t>
      </w:r>
      <w:r w:rsidR="00597CBF" w:rsidRPr="00A1033B">
        <w:rPr>
          <w:lang w:val="en-US"/>
        </w:rPr>
        <w:t xml:space="preserve">, called </w:t>
      </w:r>
      <w:r w:rsidR="00597CBF" w:rsidRPr="00A1033B">
        <w:rPr>
          <w:i/>
          <w:iCs/>
          <w:lang w:val="en-US"/>
        </w:rPr>
        <w:t>borderlands</w:t>
      </w:r>
      <w:r w:rsidR="00597CBF" w:rsidRPr="00A1033B">
        <w:rPr>
          <w:lang w:val="en-US"/>
        </w:rPr>
        <w:t xml:space="preserve"> </w:t>
      </w:r>
      <w:r w:rsidR="00597CBF" w:rsidRPr="00A1033B">
        <w:rPr>
          <w:i/>
          <w:iCs/>
          <w:lang w:val="en-US"/>
        </w:rPr>
        <w:t>theory</w:t>
      </w:r>
      <w:r w:rsidR="00597CBF" w:rsidRPr="00A1033B">
        <w:rPr>
          <w:lang w:val="en-US"/>
        </w:rPr>
        <w:t xml:space="preserve">, </w:t>
      </w:r>
      <w:r w:rsidR="00E55EE1" w:rsidRPr="00A1033B">
        <w:rPr>
          <w:lang w:val="en-US"/>
        </w:rPr>
        <w:t>on</w:t>
      </w:r>
      <w:r w:rsidR="00BE1C4F" w:rsidRPr="00A1033B">
        <w:rPr>
          <w:lang w:val="en-US"/>
        </w:rPr>
        <w:t xml:space="preserve"> the experience of growing up in the Mexico-Texas border. </w:t>
      </w:r>
      <w:r w:rsidR="002E041D" w:rsidRPr="00A1033B">
        <w:rPr>
          <w:lang w:val="en-US"/>
        </w:rPr>
        <w:t xml:space="preserve">Drawing from the borderlands concepts of land return and the vernacular practice of code-switching, </w:t>
      </w:r>
      <w:r w:rsidR="00281CE7">
        <w:rPr>
          <w:lang w:val="en-US"/>
        </w:rPr>
        <w:t xml:space="preserve">or </w:t>
      </w:r>
      <w:r w:rsidR="002E041D" w:rsidRPr="00A1033B">
        <w:rPr>
          <w:lang w:val="en-US"/>
        </w:rPr>
        <w:t>the toggling between multiple Mexican and Texan dialects of Spanish and English, this</w:t>
      </w:r>
      <w:r w:rsidR="00597CBF" w:rsidRPr="00A1033B">
        <w:rPr>
          <w:lang w:val="en-US"/>
        </w:rPr>
        <w:t xml:space="preserve"> chapter re-</w:t>
      </w:r>
      <w:r w:rsidR="00281CE7">
        <w:rPr>
          <w:lang w:val="en-US"/>
        </w:rPr>
        <w:t>works</w:t>
      </w:r>
      <w:r w:rsidR="002E041D" w:rsidRPr="00A1033B">
        <w:rPr>
          <w:lang w:val="en-US"/>
        </w:rPr>
        <w:t xml:space="preserve"> the</w:t>
      </w:r>
      <w:r w:rsidR="00597CBF" w:rsidRPr="00A1033B">
        <w:rPr>
          <w:lang w:val="en-US"/>
        </w:rPr>
        <w:t xml:space="preserve"> notion of</w:t>
      </w:r>
      <w:r w:rsidR="002E041D" w:rsidRPr="00A1033B">
        <w:rPr>
          <w:lang w:val="en-US"/>
        </w:rPr>
        <w:t xml:space="preserve"> capture</w:t>
      </w:r>
      <w:r w:rsidR="00281CE7">
        <w:rPr>
          <w:lang w:val="en-US"/>
        </w:rPr>
        <w:t xml:space="preserve"> toward reclaiming what has been stolen or coopted</w:t>
      </w:r>
      <w:r w:rsidR="002E041D" w:rsidRPr="00A1033B">
        <w:rPr>
          <w:lang w:val="en-US"/>
        </w:rPr>
        <w:t xml:space="preserve">. It uses </w:t>
      </w:r>
      <w:r w:rsidR="00E0661D" w:rsidRPr="00A1033B">
        <w:rPr>
          <w:rFonts w:cs="Times New Roman"/>
          <w:lang w:val="en-US"/>
        </w:rPr>
        <w:t>Anzaldúa</w:t>
      </w:r>
      <w:r w:rsidR="00E0661D">
        <w:rPr>
          <w:lang w:val="en-US"/>
        </w:rPr>
        <w:t xml:space="preserve">’s </w:t>
      </w:r>
      <w:r w:rsidR="002E041D" w:rsidRPr="00A1033B">
        <w:rPr>
          <w:lang w:val="en-US"/>
        </w:rPr>
        <w:t>theorizations</w:t>
      </w:r>
      <w:r w:rsidR="00597CBF" w:rsidRPr="00A1033B">
        <w:rPr>
          <w:lang w:val="en-US"/>
        </w:rPr>
        <w:t xml:space="preserve"> a basis for </w:t>
      </w:r>
      <w:r w:rsidR="002E041D" w:rsidRPr="00A1033B">
        <w:rPr>
          <w:lang w:val="en-US"/>
        </w:rPr>
        <w:t xml:space="preserve">devising </w:t>
      </w:r>
      <w:r w:rsidR="00597CBF" w:rsidRPr="00A1033B">
        <w:rPr>
          <w:lang w:val="en-US"/>
        </w:rPr>
        <w:t xml:space="preserve">web scraping protocols </w:t>
      </w:r>
      <w:r w:rsidR="002E041D" w:rsidRPr="00A1033B">
        <w:rPr>
          <w:lang w:val="en-US"/>
        </w:rPr>
        <w:t>that circumvent detection to capture text data about migrant and trans policies in the United States. These web scraping protocols re-</w:t>
      </w:r>
      <w:r w:rsidR="00281CE7">
        <w:rPr>
          <w:lang w:val="en-US"/>
        </w:rPr>
        <w:t>appropriate</w:t>
      </w:r>
      <w:r w:rsidR="002E041D" w:rsidRPr="00A1033B">
        <w:rPr>
          <w:lang w:val="en-US"/>
        </w:rPr>
        <w:t xml:space="preserve"> what is nominally publicly accessible text </w:t>
      </w:r>
      <w:r w:rsidR="00281CE7">
        <w:rPr>
          <w:lang w:val="en-US"/>
        </w:rPr>
        <w:t>data</w:t>
      </w:r>
      <w:r w:rsidR="00EF3D35">
        <w:rPr>
          <w:lang w:val="en-US"/>
        </w:rPr>
        <w:t xml:space="preserve"> and brings them into a space for critique.</w:t>
      </w:r>
      <w:r w:rsidR="002E041D" w:rsidRPr="00A1033B">
        <w:rPr>
          <w:lang w:val="en-US"/>
        </w:rPr>
        <w:t xml:space="preserve"> </w:t>
      </w:r>
      <w:r w:rsidR="00266B1C" w:rsidRPr="00A1033B">
        <w:rPr>
          <w:lang w:val="en-US"/>
        </w:rPr>
        <w:t>As the first chapter of the book, this chapter sets the stage for thinking about language</w:t>
      </w:r>
      <w:r w:rsidR="00EF3D35">
        <w:rPr>
          <w:lang w:val="en-US"/>
        </w:rPr>
        <w:t xml:space="preserve"> </w:t>
      </w:r>
      <w:r w:rsidR="00266B1C" w:rsidRPr="00A1033B">
        <w:rPr>
          <w:lang w:val="en-US"/>
        </w:rPr>
        <w:t xml:space="preserve">as a kind of tool, as something which can be </w:t>
      </w:r>
      <w:r w:rsidR="00EF3D35">
        <w:rPr>
          <w:lang w:val="en-US"/>
        </w:rPr>
        <w:t>re-</w:t>
      </w:r>
      <w:r w:rsidR="00266B1C" w:rsidRPr="00A1033B">
        <w:rPr>
          <w:lang w:val="en-US"/>
        </w:rPr>
        <w:t>taken</w:t>
      </w:r>
      <w:r w:rsidR="00281CE7">
        <w:rPr>
          <w:lang w:val="en-US"/>
        </w:rPr>
        <w:t xml:space="preserve"> </w:t>
      </w:r>
      <w:r w:rsidR="00266B1C" w:rsidRPr="00A1033B">
        <w:rPr>
          <w:lang w:val="en-US"/>
        </w:rPr>
        <w:t xml:space="preserve">and co-opted toward various uses. If </w:t>
      </w:r>
      <w:r w:rsidR="00EF3D35">
        <w:rPr>
          <w:lang w:val="en-US"/>
        </w:rPr>
        <w:t xml:space="preserve">extraction and </w:t>
      </w:r>
      <w:r w:rsidR="00266B1C" w:rsidRPr="00A1033B">
        <w:rPr>
          <w:lang w:val="en-US"/>
        </w:rPr>
        <w:t>co-option is inevitable, the question becomes</w:t>
      </w:r>
      <w:r w:rsidR="00B46A43" w:rsidRPr="00A1033B">
        <w:rPr>
          <w:lang w:val="en-US"/>
        </w:rPr>
        <w:t xml:space="preserve"> not how to prevent it, but </w:t>
      </w:r>
      <w:r w:rsidR="00266B1C" w:rsidRPr="00A1033B">
        <w:rPr>
          <w:lang w:val="en-US"/>
        </w:rPr>
        <w:t xml:space="preserve">how to develop practices </w:t>
      </w:r>
      <w:r w:rsidR="00B46A43" w:rsidRPr="00A1033B">
        <w:rPr>
          <w:lang w:val="en-US"/>
        </w:rPr>
        <w:t xml:space="preserve">of resilience and </w:t>
      </w:r>
      <w:r w:rsidR="00266B1C" w:rsidRPr="00A1033B">
        <w:rPr>
          <w:lang w:val="en-US"/>
        </w:rPr>
        <w:t xml:space="preserve">resistance. </w:t>
      </w:r>
    </w:p>
    <w:p w14:paraId="498BD7C3" w14:textId="350EFF2D" w:rsidR="00022933" w:rsidRPr="00A1033B" w:rsidRDefault="00221496" w:rsidP="00F85B85">
      <w:pPr>
        <w:pStyle w:val="Textbody"/>
        <w:spacing w:line="480" w:lineRule="auto"/>
        <w:ind w:firstLine="709"/>
        <w:rPr>
          <w:lang w:val="en-US"/>
        </w:rPr>
      </w:pPr>
      <w:r w:rsidRPr="00A1033B">
        <w:rPr>
          <w:lang w:val="en-US"/>
        </w:rPr>
        <w:t xml:space="preserve">Moving from text capture, Chapter Two, </w:t>
      </w:r>
      <w:r w:rsidR="00A60779" w:rsidRPr="00A1033B">
        <w:rPr>
          <w:lang w:val="en-US"/>
        </w:rPr>
        <w:t>“</w:t>
      </w:r>
      <w:r w:rsidRPr="00A1033B">
        <w:rPr>
          <w:lang w:val="en-US"/>
        </w:rPr>
        <w:t>Text Analysis,</w:t>
      </w:r>
      <w:r w:rsidR="00A60779" w:rsidRPr="00A1033B">
        <w:rPr>
          <w:lang w:val="en-US"/>
        </w:rPr>
        <w:t>”</w:t>
      </w:r>
      <w:r w:rsidRPr="00A1033B">
        <w:rPr>
          <w:lang w:val="en-US"/>
        </w:rPr>
        <w:t xml:space="preserve"> explores</w:t>
      </w:r>
      <w:r w:rsidR="00991C67" w:rsidRPr="00A1033B">
        <w:rPr>
          <w:lang w:val="en-US"/>
        </w:rPr>
        <w:t xml:space="preserve"> the constraint of </w:t>
      </w:r>
      <w:r w:rsidR="00991C67" w:rsidRPr="00A1033B">
        <w:rPr>
          <w:lang w:val="en-US"/>
        </w:rPr>
        <w:lastRenderedPageBreak/>
        <w:t>“iteration” which drives quantitative text analysis practices</w:t>
      </w:r>
      <w:r w:rsidRPr="00A1033B">
        <w:rPr>
          <w:lang w:val="en-US"/>
        </w:rPr>
        <w:t xml:space="preserve">. </w:t>
      </w:r>
      <w:r w:rsidR="007A4171" w:rsidRPr="00A1033B">
        <w:rPr>
          <w:lang w:val="en-US"/>
        </w:rPr>
        <w:t xml:space="preserve">It begins </w:t>
      </w:r>
      <w:r w:rsidRPr="00A1033B">
        <w:rPr>
          <w:lang w:val="en-US"/>
        </w:rPr>
        <w:t xml:space="preserve">with the most basic operation in text analysis, which is compiling word </w:t>
      </w:r>
      <w:r w:rsidR="00AA310E" w:rsidRPr="00A1033B">
        <w:rPr>
          <w:lang w:val="en-US"/>
        </w:rPr>
        <w:t>frequencies</w:t>
      </w:r>
      <w:r w:rsidRPr="00A1033B">
        <w:rPr>
          <w:lang w:val="en-US"/>
        </w:rPr>
        <w:t xml:space="preserve"> through counting words and their contexts. In order to obtain accurate word counts, a text must first be </w:t>
      </w:r>
      <w:r w:rsidR="00A60779" w:rsidRPr="00A1033B">
        <w:rPr>
          <w:lang w:val="en-US"/>
        </w:rPr>
        <w:t>“</w:t>
      </w:r>
      <w:r w:rsidRPr="00A1033B">
        <w:rPr>
          <w:lang w:val="en-US"/>
        </w:rPr>
        <w:t>cleaned</w:t>
      </w:r>
      <w:r w:rsidR="00A60779" w:rsidRPr="00A1033B">
        <w:rPr>
          <w:lang w:val="en-US"/>
        </w:rPr>
        <w:t>”</w:t>
      </w:r>
      <w:r w:rsidRPr="00A1033B">
        <w:rPr>
          <w:lang w:val="en-US"/>
        </w:rPr>
        <w:t xml:space="preserve"> or standardized</w:t>
      </w:r>
      <w:r w:rsidR="00F85B85" w:rsidRPr="00A1033B">
        <w:rPr>
          <w:lang w:val="en-US"/>
        </w:rPr>
        <w:t xml:space="preserve">, so that textual details like pronouns, capital letters, and word endings do not skew or misrepresent the word frequencies. </w:t>
      </w:r>
      <w:r w:rsidRPr="00A1033B">
        <w:rPr>
          <w:lang w:val="en-US"/>
        </w:rPr>
        <w:t>These textual elements, which convey subtle</w:t>
      </w:r>
      <w:r w:rsidR="00F85B85" w:rsidRPr="00A1033B">
        <w:rPr>
          <w:lang w:val="en-US"/>
        </w:rPr>
        <w:t xml:space="preserve"> meanings and </w:t>
      </w:r>
      <w:r w:rsidR="008C466D" w:rsidRPr="00A1033B">
        <w:rPr>
          <w:lang w:val="en-US"/>
        </w:rPr>
        <w:t>contrasts</w:t>
      </w:r>
      <w:r w:rsidR="00F85B85" w:rsidRPr="00A1033B">
        <w:rPr>
          <w:lang w:val="en-US"/>
        </w:rPr>
        <w:t>, are removed one by one</w:t>
      </w:r>
      <w:r w:rsidR="008C466D" w:rsidRPr="00A1033B">
        <w:rPr>
          <w:lang w:val="en-US"/>
        </w:rPr>
        <w:t xml:space="preserve"> </w:t>
      </w:r>
      <w:r w:rsidR="00F85B85" w:rsidRPr="00A1033B">
        <w:rPr>
          <w:lang w:val="en-US"/>
        </w:rPr>
        <w:t xml:space="preserve">in a </w:t>
      </w:r>
      <w:r w:rsidR="008C466D" w:rsidRPr="00A1033B">
        <w:rPr>
          <w:lang w:val="en-US"/>
        </w:rPr>
        <w:t>repetitive</w:t>
      </w:r>
      <w:r w:rsidR="00F85B85" w:rsidRPr="00A1033B">
        <w:rPr>
          <w:lang w:val="en-US"/>
        </w:rPr>
        <w:t xml:space="preserve"> process</w:t>
      </w:r>
      <w:r w:rsidR="00BF5856" w:rsidRPr="00A1033B">
        <w:rPr>
          <w:lang w:val="en-US"/>
        </w:rPr>
        <w:t xml:space="preserve"> that is known </w:t>
      </w:r>
      <w:r w:rsidR="00BB541F" w:rsidRPr="00A1033B">
        <w:rPr>
          <w:lang w:val="en-US"/>
        </w:rPr>
        <w:t xml:space="preserve">in programming languages as </w:t>
      </w:r>
      <w:r w:rsidR="00BF5856" w:rsidRPr="00A1033B">
        <w:rPr>
          <w:lang w:val="en-US"/>
        </w:rPr>
        <w:t>“iteration</w:t>
      </w:r>
      <w:r w:rsidR="00BB541F" w:rsidRPr="00A1033B">
        <w:rPr>
          <w:lang w:val="en-US"/>
        </w:rPr>
        <w:t>.</w:t>
      </w:r>
      <w:r w:rsidR="00BF5856" w:rsidRPr="00A1033B">
        <w:rPr>
          <w:lang w:val="en-US"/>
        </w:rPr>
        <w:t>”</w:t>
      </w:r>
      <w:r w:rsidR="00F85B85" w:rsidRPr="00A1033B">
        <w:rPr>
          <w:lang w:val="en-US"/>
        </w:rPr>
        <w:t xml:space="preserve"> </w:t>
      </w:r>
      <w:r w:rsidR="00B327C8" w:rsidRPr="00A1033B">
        <w:rPr>
          <w:lang w:val="en-US"/>
        </w:rPr>
        <w:t xml:space="preserve">To push against this reductive mechanism, </w:t>
      </w:r>
      <w:r w:rsidR="008C466D" w:rsidRPr="00A1033B">
        <w:rPr>
          <w:lang w:val="en-US"/>
        </w:rPr>
        <w:t xml:space="preserve">which transforms each word into a standardized, computable format, </w:t>
      </w:r>
      <w:r w:rsidR="00B327C8" w:rsidRPr="00A1033B">
        <w:rPr>
          <w:lang w:val="en-US"/>
        </w:rPr>
        <w:t>this chapter turns to</w:t>
      </w:r>
      <w:r w:rsidRPr="00A1033B">
        <w:rPr>
          <w:lang w:val="en-US"/>
        </w:rPr>
        <w:t xml:space="preserve"> Judith Butler's </w:t>
      </w:r>
      <w:r w:rsidR="00B327C8" w:rsidRPr="00A1033B">
        <w:rPr>
          <w:lang w:val="en-US"/>
        </w:rPr>
        <w:t xml:space="preserve">theory of gender peformativity. </w:t>
      </w:r>
      <w:r w:rsidRPr="00A1033B">
        <w:rPr>
          <w:lang w:val="en-US"/>
        </w:rPr>
        <w:t>Similarly to text analysis</w:t>
      </w:r>
      <w:r w:rsidR="00452045" w:rsidRPr="00A1033B">
        <w:rPr>
          <w:lang w:val="en-US"/>
        </w:rPr>
        <w:t>,</w:t>
      </w:r>
      <w:r w:rsidRPr="00A1033B">
        <w:rPr>
          <w:lang w:val="en-US"/>
        </w:rPr>
        <w:t xml:space="preserve"> gender performativity is based on </w:t>
      </w:r>
      <w:r w:rsidR="00F85B85" w:rsidRPr="00A1033B">
        <w:rPr>
          <w:lang w:val="en-US"/>
        </w:rPr>
        <w:t>a</w:t>
      </w:r>
      <w:r w:rsidR="008C466D" w:rsidRPr="00A1033B">
        <w:rPr>
          <w:lang w:val="en-US"/>
        </w:rPr>
        <w:t xml:space="preserve"> cyclical</w:t>
      </w:r>
      <w:r w:rsidR="00B327C8" w:rsidRPr="00A1033B">
        <w:rPr>
          <w:lang w:val="en-US"/>
        </w:rPr>
        <w:t xml:space="preserve"> operation</w:t>
      </w:r>
      <w:r w:rsidR="00BF5856" w:rsidRPr="00A1033B">
        <w:rPr>
          <w:lang w:val="en-US"/>
        </w:rPr>
        <w:t>, which Butler calls “iterativity,”</w:t>
      </w:r>
      <w:r w:rsidR="00B327C8" w:rsidRPr="00A1033B">
        <w:rPr>
          <w:lang w:val="en-US"/>
        </w:rPr>
        <w:t xml:space="preserve"> that repeat</w:t>
      </w:r>
      <w:r w:rsidR="00F85B85" w:rsidRPr="00A1033B">
        <w:rPr>
          <w:lang w:val="en-US"/>
        </w:rPr>
        <w:t>s</w:t>
      </w:r>
      <w:r w:rsidR="00B327C8" w:rsidRPr="00A1033B">
        <w:rPr>
          <w:lang w:val="en-US"/>
        </w:rPr>
        <w:t xml:space="preserve"> </w:t>
      </w:r>
      <w:r w:rsidR="00F85B85" w:rsidRPr="00A1033B">
        <w:rPr>
          <w:lang w:val="en-US"/>
        </w:rPr>
        <w:t>a</w:t>
      </w:r>
      <w:r w:rsidR="00B327C8" w:rsidRPr="00A1033B">
        <w:rPr>
          <w:lang w:val="en-US"/>
        </w:rPr>
        <w:t xml:space="preserve"> specific series of actions</w:t>
      </w:r>
      <w:r w:rsidR="00F85B85" w:rsidRPr="00A1033B">
        <w:rPr>
          <w:lang w:val="en-US"/>
        </w:rPr>
        <w:t xml:space="preserve"> with the effect of dismantling </w:t>
      </w:r>
      <w:r w:rsidR="00CB144E" w:rsidRPr="00A1033B">
        <w:rPr>
          <w:lang w:val="en-US"/>
        </w:rPr>
        <w:t xml:space="preserve">its </w:t>
      </w:r>
      <w:r w:rsidR="00BB541F" w:rsidRPr="00A1033B">
        <w:rPr>
          <w:lang w:val="en-US"/>
        </w:rPr>
        <w:t>entrenched</w:t>
      </w:r>
      <w:r w:rsidR="00F85B85" w:rsidRPr="00A1033B">
        <w:rPr>
          <w:lang w:val="en-US"/>
        </w:rPr>
        <w:t xml:space="preserve"> meanings</w:t>
      </w:r>
      <w:r w:rsidR="00B327C8" w:rsidRPr="00A1033B">
        <w:rPr>
          <w:lang w:val="en-US"/>
        </w:rPr>
        <w:t>.</w:t>
      </w:r>
      <w:r w:rsidR="00F85B85" w:rsidRPr="00A1033B">
        <w:rPr>
          <w:lang w:val="en-US"/>
        </w:rPr>
        <w:t xml:space="preserve"> </w:t>
      </w:r>
      <w:r w:rsidR="007A4171" w:rsidRPr="00A1033B">
        <w:rPr>
          <w:lang w:val="en-US"/>
        </w:rPr>
        <w:t>The chapter</w:t>
      </w:r>
      <w:r w:rsidRPr="00A1033B">
        <w:rPr>
          <w:lang w:val="en-US"/>
        </w:rPr>
        <w:t xml:space="preserve"> then take</w:t>
      </w:r>
      <w:r w:rsidR="007A4171" w:rsidRPr="00A1033B">
        <w:rPr>
          <w:lang w:val="en-US"/>
        </w:rPr>
        <w:t>s</w:t>
      </w:r>
      <w:r w:rsidRPr="00A1033B">
        <w:rPr>
          <w:lang w:val="en-US"/>
        </w:rPr>
        <w:t xml:space="preserve"> gender performativity</w:t>
      </w:r>
      <w:r w:rsidR="008C466D" w:rsidRPr="00A1033B">
        <w:rPr>
          <w:lang w:val="en-US"/>
        </w:rPr>
        <w:t xml:space="preserve"> </w:t>
      </w:r>
      <w:r w:rsidRPr="00A1033B">
        <w:rPr>
          <w:lang w:val="en-US"/>
        </w:rPr>
        <w:t>into a new text analysis pra</w:t>
      </w:r>
      <w:r w:rsidR="00C71CD9" w:rsidRPr="00A1033B">
        <w:rPr>
          <w:lang w:val="en-US"/>
        </w:rPr>
        <w:t>c</w:t>
      </w:r>
      <w:r w:rsidRPr="00A1033B">
        <w:rPr>
          <w:lang w:val="en-US"/>
        </w:rPr>
        <w:t xml:space="preserve">tice to study gender forms in Virginia Woolf's novel, </w:t>
      </w:r>
      <w:r w:rsidRPr="00A1033B">
        <w:rPr>
          <w:rStyle w:val="Emphasis"/>
          <w:lang w:val="en-US"/>
        </w:rPr>
        <w:t>Orlando: A Biography</w:t>
      </w:r>
      <w:r w:rsidRPr="00A1033B">
        <w:rPr>
          <w:lang w:val="en-US"/>
        </w:rPr>
        <w:t xml:space="preserve"> (1928). Butler's understanding of </w:t>
      </w:r>
      <w:r w:rsidR="00BB541F" w:rsidRPr="00A1033B">
        <w:rPr>
          <w:lang w:val="en-US"/>
        </w:rPr>
        <w:t>iterativity</w:t>
      </w:r>
      <w:r w:rsidRPr="00A1033B">
        <w:rPr>
          <w:lang w:val="en-US"/>
        </w:rPr>
        <w:t xml:space="preserve"> </w:t>
      </w:r>
      <w:r w:rsidR="00B327C8" w:rsidRPr="00A1033B">
        <w:rPr>
          <w:lang w:val="en-US"/>
        </w:rPr>
        <w:t>introduce</w:t>
      </w:r>
      <w:r w:rsidR="00BB541F" w:rsidRPr="00A1033B">
        <w:rPr>
          <w:lang w:val="en-US"/>
        </w:rPr>
        <w:t>s</w:t>
      </w:r>
      <w:r w:rsidR="00B327C8" w:rsidRPr="00A1033B">
        <w:rPr>
          <w:lang w:val="en-US"/>
        </w:rPr>
        <w:t xml:space="preserve"> randomness </w:t>
      </w:r>
      <w:r w:rsidR="00F85B85" w:rsidRPr="00A1033B">
        <w:rPr>
          <w:lang w:val="en-US"/>
        </w:rPr>
        <w:t xml:space="preserve">into the </w:t>
      </w:r>
      <w:r w:rsidR="00CB144E" w:rsidRPr="00A1033B">
        <w:rPr>
          <w:lang w:val="en-US"/>
        </w:rPr>
        <w:t xml:space="preserve">rigid and repetitive </w:t>
      </w:r>
      <w:r w:rsidR="00F85B85" w:rsidRPr="00A1033B">
        <w:rPr>
          <w:lang w:val="en-US"/>
        </w:rPr>
        <w:t>text analysis process</w:t>
      </w:r>
      <w:r w:rsidR="00BB541F" w:rsidRPr="00A1033B">
        <w:rPr>
          <w:lang w:val="en-US"/>
        </w:rPr>
        <w:t>,</w:t>
      </w:r>
      <w:r w:rsidR="00F85B85" w:rsidRPr="00A1033B">
        <w:rPr>
          <w:lang w:val="en-US"/>
        </w:rPr>
        <w:t xml:space="preserve"> </w:t>
      </w:r>
      <w:r w:rsidRPr="00A1033B">
        <w:rPr>
          <w:lang w:val="en-US"/>
        </w:rPr>
        <w:t>open</w:t>
      </w:r>
      <w:r w:rsidR="00BB541F" w:rsidRPr="00A1033B">
        <w:rPr>
          <w:lang w:val="en-US"/>
        </w:rPr>
        <w:t>ing</w:t>
      </w:r>
      <w:r w:rsidRPr="00A1033B">
        <w:rPr>
          <w:lang w:val="en-US"/>
        </w:rPr>
        <w:t xml:space="preserve"> </w:t>
      </w:r>
      <w:r w:rsidR="00985A54" w:rsidRPr="00A1033B">
        <w:rPr>
          <w:lang w:val="en-US"/>
        </w:rPr>
        <w:t>the potential for re-signifying gender terms and creating new associations in W</w:t>
      </w:r>
      <w:r w:rsidR="00CB144E" w:rsidRPr="00A1033B">
        <w:rPr>
          <w:lang w:val="en-US"/>
        </w:rPr>
        <w:t>oolf’s</w:t>
      </w:r>
      <w:r w:rsidR="00BB541F" w:rsidRPr="00A1033B">
        <w:rPr>
          <w:lang w:val="en-US"/>
        </w:rPr>
        <w:t xml:space="preserve"> novel</w:t>
      </w:r>
      <w:r w:rsidRPr="00A1033B">
        <w:rPr>
          <w:lang w:val="en-US"/>
        </w:rPr>
        <w:t xml:space="preserve">. </w:t>
      </w:r>
      <w:r w:rsidR="007A4171" w:rsidRPr="00A1033B">
        <w:rPr>
          <w:lang w:val="en-US"/>
        </w:rPr>
        <w:t xml:space="preserve">The </w:t>
      </w:r>
      <w:r w:rsidRPr="00A1033B">
        <w:rPr>
          <w:lang w:val="en-US"/>
        </w:rPr>
        <w:t xml:space="preserve">chapter </w:t>
      </w:r>
      <w:r w:rsidR="007A4171" w:rsidRPr="00A1033B">
        <w:rPr>
          <w:lang w:val="en-US"/>
        </w:rPr>
        <w:t xml:space="preserve">closes </w:t>
      </w:r>
      <w:r w:rsidRPr="00A1033B">
        <w:rPr>
          <w:lang w:val="en-US"/>
        </w:rPr>
        <w:t xml:space="preserve">with some recent critiques of </w:t>
      </w:r>
      <w:r w:rsidR="00F85B85" w:rsidRPr="00A1033B">
        <w:rPr>
          <w:lang w:val="en-US"/>
        </w:rPr>
        <w:t>g</w:t>
      </w:r>
      <w:r w:rsidRPr="00A1033B">
        <w:rPr>
          <w:lang w:val="en-US"/>
        </w:rPr>
        <w:t xml:space="preserve">ender </w:t>
      </w:r>
      <w:r w:rsidR="00F85B85" w:rsidRPr="00A1033B">
        <w:rPr>
          <w:lang w:val="en-US"/>
        </w:rPr>
        <w:t>p</w:t>
      </w:r>
      <w:r w:rsidRPr="00A1033B">
        <w:rPr>
          <w:lang w:val="en-US"/>
        </w:rPr>
        <w:t>erformativity and its limitations as a discursive method</w:t>
      </w:r>
      <w:r w:rsidR="007A4171" w:rsidRPr="00A1033B">
        <w:rPr>
          <w:lang w:val="en-US"/>
        </w:rPr>
        <w:t>—</w:t>
      </w:r>
      <w:r w:rsidRPr="00A1033B">
        <w:rPr>
          <w:lang w:val="en-US"/>
        </w:rPr>
        <w:t xml:space="preserve">a problem </w:t>
      </w:r>
      <w:r w:rsidR="00F85B85" w:rsidRPr="00A1033B">
        <w:rPr>
          <w:lang w:val="en-US"/>
        </w:rPr>
        <w:t xml:space="preserve">that the </w:t>
      </w:r>
      <w:r w:rsidR="007A4171" w:rsidRPr="00A1033B">
        <w:rPr>
          <w:lang w:val="en-US"/>
        </w:rPr>
        <w:t>final chapter</w:t>
      </w:r>
      <w:r w:rsidR="00F85B85" w:rsidRPr="00A1033B">
        <w:rPr>
          <w:lang w:val="en-US"/>
        </w:rPr>
        <w:t xml:space="preserve"> addresses </w:t>
      </w:r>
      <w:r w:rsidR="004B728A" w:rsidRPr="00A1033B">
        <w:rPr>
          <w:lang w:val="en-US"/>
        </w:rPr>
        <w:t>from</w:t>
      </w:r>
      <w:r w:rsidR="00CB144E" w:rsidRPr="00A1033B">
        <w:rPr>
          <w:lang w:val="en-US"/>
        </w:rPr>
        <w:t xml:space="preserve"> recent perspectives in Trans Studies</w:t>
      </w:r>
      <w:r w:rsidR="007A4171" w:rsidRPr="00A1033B">
        <w:rPr>
          <w:lang w:val="en-US"/>
        </w:rPr>
        <w:t xml:space="preserve">. </w:t>
      </w:r>
    </w:p>
    <w:p w14:paraId="2F3061AE" w14:textId="54C0075F" w:rsidR="00E51083" w:rsidRPr="00A1033B" w:rsidRDefault="00000000" w:rsidP="004F4F72">
      <w:pPr>
        <w:pStyle w:val="Textbody"/>
        <w:spacing w:line="480" w:lineRule="auto"/>
        <w:ind w:firstLine="709"/>
        <w:rPr>
          <w:lang w:val="en-US"/>
        </w:rPr>
      </w:pPr>
      <w:r w:rsidRPr="00A1033B">
        <w:rPr>
          <w:lang w:val="en-US"/>
        </w:rPr>
        <w:t xml:space="preserve">Moving from text analysis to text encoding, Chapter </w:t>
      </w:r>
      <w:r w:rsidR="00F6285B" w:rsidRPr="00A1033B">
        <w:rPr>
          <w:lang w:val="en-US"/>
        </w:rPr>
        <w:t>Three</w:t>
      </w:r>
      <w:r w:rsidRPr="00A1033B">
        <w:rPr>
          <w:lang w:val="en-US"/>
        </w:rPr>
        <w:t xml:space="preserve">, </w:t>
      </w:r>
      <w:r w:rsidR="00A60779" w:rsidRPr="00A1033B">
        <w:rPr>
          <w:lang w:val="en-US"/>
        </w:rPr>
        <w:t>“</w:t>
      </w:r>
      <w:r w:rsidRPr="00A1033B">
        <w:rPr>
          <w:lang w:val="en-US"/>
        </w:rPr>
        <w:t>Text Preservation</w:t>
      </w:r>
      <w:r w:rsidR="00A60779" w:rsidRPr="00A1033B">
        <w:rPr>
          <w:lang w:val="en-US"/>
        </w:rPr>
        <w:t>”</w:t>
      </w:r>
      <w:r w:rsidRPr="00A1033B">
        <w:rPr>
          <w:lang w:val="en-US"/>
        </w:rPr>
        <w:t xml:space="preserve"> examines </w:t>
      </w:r>
      <w:r w:rsidR="00991C67" w:rsidRPr="00A1033B">
        <w:rPr>
          <w:lang w:val="en-US"/>
        </w:rPr>
        <w:t xml:space="preserve">the constraint of “containment” and how it structures </w:t>
      </w:r>
      <w:r w:rsidR="00D02801">
        <w:rPr>
          <w:lang w:val="en-US"/>
        </w:rPr>
        <w:t>the ways that</w:t>
      </w:r>
      <w:r w:rsidR="00991C67" w:rsidRPr="00A1033B">
        <w:rPr>
          <w:lang w:val="en-US"/>
        </w:rPr>
        <w:t xml:space="preserve"> text data is tagged and preserved in digital formats. It take</w:t>
      </w:r>
      <w:ins w:id="21" w:author="Matthew Gold" w:date="2026-05-11T15:26:00Z" w16du:dateUtc="2026-05-11T19:26:00Z">
        <w:r w:rsidR="00F3495E">
          <w:rPr>
            <w:lang w:val="en-US"/>
          </w:rPr>
          <w:t>s</w:t>
        </w:r>
      </w:ins>
      <w:r w:rsidR="00991C67" w:rsidRPr="00A1033B">
        <w:rPr>
          <w:lang w:val="en-US"/>
        </w:rPr>
        <w:t xml:space="preserve"> up th</w:t>
      </w:r>
      <w:r w:rsidRPr="00A1033B">
        <w:rPr>
          <w:lang w:val="en-US"/>
        </w:rPr>
        <w:t>e Text Encoding Init</w:t>
      </w:r>
      <w:r w:rsidR="00C71CD9" w:rsidRPr="00A1033B">
        <w:rPr>
          <w:lang w:val="en-US"/>
        </w:rPr>
        <w:t>i</w:t>
      </w:r>
      <w:r w:rsidRPr="00A1033B">
        <w:rPr>
          <w:lang w:val="en-US"/>
        </w:rPr>
        <w:t xml:space="preserve">ative (TEI), a </w:t>
      </w:r>
      <w:r w:rsidR="00BB541F" w:rsidRPr="00A1033B">
        <w:rPr>
          <w:lang w:val="en-US"/>
        </w:rPr>
        <w:t>popular standard</w:t>
      </w:r>
      <w:r w:rsidR="00991C67" w:rsidRPr="00A1033B">
        <w:rPr>
          <w:lang w:val="en-US"/>
        </w:rPr>
        <w:t xml:space="preserve">, or </w:t>
      </w:r>
      <w:r w:rsidRPr="00A1033B">
        <w:rPr>
          <w:lang w:val="en-US"/>
        </w:rPr>
        <w:t xml:space="preserve">a set of </w:t>
      </w:r>
      <w:r w:rsidR="004F4F72" w:rsidRPr="00A1033B">
        <w:rPr>
          <w:lang w:val="en-US"/>
        </w:rPr>
        <w:t>rules</w:t>
      </w:r>
      <w:r w:rsidR="00991C67" w:rsidRPr="00A1033B">
        <w:rPr>
          <w:lang w:val="en-US"/>
        </w:rPr>
        <w:t>,</w:t>
      </w:r>
      <w:r w:rsidR="004F4F72" w:rsidRPr="00A1033B">
        <w:rPr>
          <w:lang w:val="en-US"/>
        </w:rPr>
        <w:t xml:space="preserve"> </w:t>
      </w:r>
      <w:r w:rsidRPr="00A1033B">
        <w:rPr>
          <w:lang w:val="en-US"/>
        </w:rPr>
        <w:t xml:space="preserve">for tagging, or </w:t>
      </w:r>
      <w:r w:rsidR="00A60779" w:rsidRPr="00A1033B">
        <w:rPr>
          <w:lang w:val="en-US"/>
        </w:rPr>
        <w:t>“</w:t>
      </w:r>
      <w:r w:rsidRPr="00A1033B">
        <w:rPr>
          <w:lang w:val="en-US"/>
        </w:rPr>
        <w:t>encoding,</w:t>
      </w:r>
      <w:r w:rsidR="00A60779" w:rsidRPr="00A1033B">
        <w:rPr>
          <w:lang w:val="en-US"/>
        </w:rPr>
        <w:t>”</w:t>
      </w:r>
      <w:r w:rsidRPr="00A1033B">
        <w:rPr>
          <w:lang w:val="en-US"/>
        </w:rPr>
        <w:t xml:space="preserve"> </w:t>
      </w:r>
      <w:r w:rsidR="00311DFE" w:rsidRPr="00A1033B">
        <w:rPr>
          <w:lang w:val="en-US"/>
        </w:rPr>
        <w:t>print</w:t>
      </w:r>
      <w:r w:rsidR="00991C67" w:rsidRPr="00A1033B">
        <w:rPr>
          <w:lang w:val="en-US"/>
        </w:rPr>
        <w:t>ed</w:t>
      </w:r>
      <w:r w:rsidR="00311DFE" w:rsidRPr="00A1033B">
        <w:rPr>
          <w:lang w:val="en-US"/>
        </w:rPr>
        <w:t xml:space="preserve"> text and manuscripts </w:t>
      </w:r>
      <w:r w:rsidR="00985A54" w:rsidRPr="00A1033B">
        <w:rPr>
          <w:lang w:val="en-US"/>
        </w:rPr>
        <w:t>into electronic formats</w:t>
      </w:r>
      <w:r w:rsidRPr="00A1033B">
        <w:rPr>
          <w:lang w:val="en-US"/>
        </w:rPr>
        <w:t xml:space="preserve">. The TEI requires that text be sorted into a rigid, hierarchical </w:t>
      </w:r>
      <w:r w:rsidR="00985A54" w:rsidRPr="00A1033B">
        <w:rPr>
          <w:lang w:val="en-US"/>
        </w:rPr>
        <w:t>structure</w:t>
      </w:r>
      <w:r w:rsidRPr="00A1033B">
        <w:rPr>
          <w:lang w:val="en-US"/>
        </w:rPr>
        <w:t>, where inner</w:t>
      </w:r>
      <w:r w:rsidR="004F4F72" w:rsidRPr="00A1033B">
        <w:rPr>
          <w:lang w:val="en-US"/>
        </w:rPr>
        <w:t>,</w:t>
      </w:r>
      <w:r w:rsidRPr="00A1033B">
        <w:rPr>
          <w:lang w:val="en-US"/>
        </w:rPr>
        <w:t xml:space="preserve"> </w:t>
      </w:r>
      <w:r w:rsidR="00A60779" w:rsidRPr="00A1033B">
        <w:rPr>
          <w:lang w:val="en-US"/>
        </w:rPr>
        <w:t>“</w:t>
      </w:r>
      <w:r w:rsidRPr="00A1033B">
        <w:rPr>
          <w:lang w:val="en-US"/>
        </w:rPr>
        <w:t>child</w:t>
      </w:r>
      <w:r w:rsidR="00A60779" w:rsidRPr="00A1033B">
        <w:rPr>
          <w:lang w:val="en-US"/>
        </w:rPr>
        <w:t>”</w:t>
      </w:r>
      <w:r w:rsidRPr="00A1033B">
        <w:rPr>
          <w:lang w:val="en-US"/>
        </w:rPr>
        <w:t xml:space="preserve"> elements are bound within their outer</w:t>
      </w:r>
      <w:r w:rsidR="004F4F72" w:rsidRPr="00A1033B">
        <w:rPr>
          <w:lang w:val="en-US"/>
        </w:rPr>
        <w:t>,</w:t>
      </w:r>
      <w:r w:rsidRPr="00A1033B">
        <w:rPr>
          <w:lang w:val="en-US"/>
        </w:rPr>
        <w:t xml:space="preserve"> </w:t>
      </w:r>
      <w:r w:rsidR="00A60779" w:rsidRPr="00A1033B">
        <w:rPr>
          <w:lang w:val="en-US"/>
        </w:rPr>
        <w:t>“</w:t>
      </w:r>
      <w:r w:rsidRPr="00A1033B">
        <w:rPr>
          <w:lang w:val="en-US"/>
        </w:rPr>
        <w:t>parent</w:t>
      </w:r>
      <w:r w:rsidR="00A60779" w:rsidRPr="00A1033B">
        <w:rPr>
          <w:lang w:val="en-US"/>
        </w:rPr>
        <w:t>”</w:t>
      </w:r>
      <w:r w:rsidRPr="00A1033B">
        <w:rPr>
          <w:lang w:val="en-US"/>
        </w:rPr>
        <w:t xml:space="preserve"> element.</w:t>
      </w:r>
      <w:r w:rsidR="004F4F72" w:rsidRPr="00A1033B">
        <w:rPr>
          <w:lang w:val="en-US"/>
        </w:rPr>
        <w:t xml:space="preserve"> Syntactic and semantic forms of language are thus fixed and disambiguated into discrete elements within an ordered hierarchy. </w:t>
      </w:r>
      <w:r w:rsidRPr="00A1033B">
        <w:rPr>
          <w:lang w:val="en-US"/>
        </w:rPr>
        <w:t xml:space="preserve">To resist this top-down </w:t>
      </w:r>
      <w:r w:rsidR="00985A54" w:rsidRPr="00A1033B">
        <w:rPr>
          <w:lang w:val="en-US"/>
        </w:rPr>
        <w:t>containment of data</w:t>
      </w:r>
      <w:r w:rsidR="00D02801">
        <w:rPr>
          <w:lang w:val="en-US"/>
        </w:rPr>
        <w:t xml:space="preserve">, </w:t>
      </w:r>
      <w:r w:rsidR="007A4171" w:rsidRPr="00A1033B">
        <w:rPr>
          <w:lang w:val="en-US"/>
        </w:rPr>
        <w:t>the chapter</w:t>
      </w:r>
      <w:r w:rsidRPr="00A1033B">
        <w:rPr>
          <w:lang w:val="en-US"/>
        </w:rPr>
        <w:t xml:space="preserve"> turn</w:t>
      </w:r>
      <w:r w:rsidR="007A4171" w:rsidRPr="00A1033B">
        <w:rPr>
          <w:lang w:val="en-US"/>
        </w:rPr>
        <w:t>s</w:t>
      </w:r>
      <w:r w:rsidRPr="00A1033B">
        <w:rPr>
          <w:lang w:val="en-US"/>
        </w:rPr>
        <w:t xml:space="preserve"> to the strategy of disidentification, theorized by Queer of Color Critique scholar José Esteban Muñoz. Disidentification, which is a method for re-appropriating dominant codes, offers a heuristic for </w:t>
      </w:r>
      <w:r w:rsidR="00D02801">
        <w:rPr>
          <w:lang w:val="en-US"/>
        </w:rPr>
        <w:t>coding difference and alterity within</w:t>
      </w:r>
      <w:r w:rsidRPr="00A1033B">
        <w:rPr>
          <w:lang w:val="en-US"/>
        </w:rPr>
        <w:t xml:space="preserve"> the rigid </w:t>
      </w:r>
      <w:r w:rsidRPr="00A1033B">
        <w:rPr>
          <w:lang w:val="en-US"/>
        </w:rPr>
        <w:lastRenderedPageBreak/>
        <w:t xml:space="preserve">boundaries of the TEI. </w:t>
      </w:r>
      <w:r w:rsidR="00985A54" w:rsidRPr="00A1033B">
        <w:rPr>
          <w:lang w:val="en-US"/>
        </w:rPr>
        <w:t>The chapter</w:t>
      </w:r>
      <w:r w:rsidR="007A4171" w:rsidRPr="00A1033B">
        <w:rPr>
          <w:lang w:val="en-US"/>
        </w:rPr>
        <w:t xml:space="preserve"> </w:t>
      </w:r>
      <w:r w:rsidRPr="00A1033B">
        <w:rPr>
          <w:lang w:val="en-US"/>
        </w:rPr>
        <w:t>appl</w:t>
      </w:r>
      <w:r w:rsidR="00985A54" w:rsidRPr="00A1033B">
        <w:rPr>
          <w:lang w:val="en-US"/>
        </w:rPr>
        <w:t>ies</w:t>
      </w:r>
      <w:r w:rsidRPr="00A1033B">
        <w:rPr>
          <w:lang w:val="en-US"/>
        </w:rPr>
        <w:t xml:space="preserve"> this strategy to encode the revisions that Oscar Wilde made to his novel, </w:t>
      </w:r>
      <w:r w:rsidRPr="00A1033B">
        <w:rPr>
          <w:rStyle w:val="Emphasis"/>
          <w:lang w:val="en-US"/>
        </w:rPr>
        <w:t>The Picture of Dorian Gray</w:t>
      </w:r>
      <w:r w:rsidRPr="00A1033B">
        <w:rPr>
          <w:lang w:val="en-US"/>
        </w:rPr>
        <w:t xml:space="preserve">, prior to its publication in 1890. </w:t>
      </w:r>
      <w:r w:rsidR="00985A54" w:rsidRPr="00A1033B">
        <w:rPr>
          <w:lang w:val="en-US"/>
        </w:rPr>
        <w:t xml:space="preserve">This manuscript reveals traces of homosexual suppression, </w:t>
      </w:r>
      <w:r w:rsidR="00D02801">
        <w:rPr>
          <w:lang w:val="en-US"/>
        </w:rPr>
        <w:t>where</w:t>
      </w:r>
      <w:r w:rsidR="00985A54" w:rsidRPr="00A1033B">
        <w:rPr>
          <w:lang w:val="en-US"/>
        </w:rPr>
        <w:t xml:space="preserve"> Wilde tempered suggestive and erotic language in the dialogue between the story’s main characters</w:t>
      </w:r>
      <w:r w:rsidR="004F4F72" w:rsidRPr="00A1033B">
        <w:rPr>
          <w:lang w:val="en-US"/>
        </w:rPr>
        <w:t xml:space="preserve"> so that the it could pass the censors</w:t>
      </w:r>
      <w:r w:rsidR="00985A54" w:rsidRPr="00A1033B">
        <w:rPr>
          <w:lang w:val="en-US"/>
        </w:rPr>
        <w:t xml:space="preserve">. Using the TEI to </w:t>
      </w:r>
      <w:r w:rsidR="00D02801">
        <w:rPr>
          <w:lang w:val="en-US"/>
        </w:rPr>
        <w:t>tag Wilde’s revised dialogue</w:t>
      </w:r>
      <w:r w:rsidRPr="00A1033B">
        <w:rPr>
          <w:lang w:val="en-US"/>
        </w:rPr>
        <w:t xml:space="preserve"> </w:t>
      </w:r>
      <w:r w:rsidR="00985A54" w:rsidRPr="00A1033B">
        <w:rPr>
          <w:lang w:val="en-US"/>
        </w:rPr>
        <w:t xml:space="preserve">allows researchers </w:t>
      </w:r>
      <w:r w:rsidR="007A4171" w:rsidRPr="00A1033B">
        <w:rPr>
          <w:lang w:val="en-US"/>
        </w:rPr>
        <w:t>to</w:t>
      </w:r>
      <w:r w:rsidRPr="00A1033B">
        <w:rPr>
          <w:lang w:val="en-US"/>
        </w:rPr>
        <w:t xml:space="preserve"> delineate irreconcilable interpretations of language choices in </w:t>
      </w:r>
      <w:r w:rsidR="00311DFE" w:rsidRPr="00A1033B">
        <w:rPr>
          <w:lang w:val="en-US"/>
        </w:rPr>
        <w:t xml:space="preserve">his </w:t>
      </w:r>
      <w:r w:rsidRPr="00A1033B">
        <w:rPr>
          <w:lang w:val="en-US"/>
        </w:rPr>
        <w:t xml:space="preserve">revision without knowing or resolving </w:t>
      </w:r>
      <w:r w:rsidR="00AD6001" w:rsidRPr="00A1033B">
        <w:rPr>
          <w:lang w:val="en-US"/>
        </w:rPr>
        <w:t>his</w:t>
      </w:r>
      <w:r w:rsidRPr="00A1033B">
        <w:rPr>
          <w:lang w:val="en-US"/>
        </w:rPr>
        <w:t xml:space="preserve"> ultimate intentions. It </w:t>
      </w:r>
      <w:r w:rsidR="00D02801">
        <w:rPr>
          <w:lang w:val="en-US"/>
        </w:rPr>
        <w:t>offers</w:t>
      </w:r>
      <w:r w:rsidRPr="00A1033B">
        <w:rPr>
          <w:lang w:val="en-US"/>
        </w:rPr>
        <w:t xml:space="preserve">, in other words, a method that surfaces the contours, but not the content, of what cannot be recovered. </w:t>
      </w:r>
      <w:r w:rsidR="007A4171" w:rsidRPr="00A1033B">
        <w:rPr>
          <w:lang w:val="en-US"/>
        </w:rPr>
        <w:t>The chapter ends</w:t>
      </w:r>
      <w:r w:rsidRPr="00A1033B">
        <w:rPr>
          <w:lang w:val="en-US"/>
        </w:rPr>
        <w:t xml:space="preserve"> with a meditation on Wilde's own position of privilege as an editor of his own text, </w:t>
      </w:r>
      <w:r w:rsidR="004F4F72" w:rsidRPr="00A1033B">
        <w:rPr>
          <w:lang w:val="en-US"/>
        </w:rPr>
        <w:t>as an</w:t>
      </w:r>
      <w:r w:rsidRPr="00A1033B">
        <w:rPr>
          <w:lang w:val="en-US"/>
        </w:rPr>
        <w:t xml:space="preserve"> execut</w:t>
      </w:r>
      <w:r w:rsidR="004F4F72" w:rsidRPr="00A1033B">
        <w:rPr>
          <w:lang w:val="en-US"/>
        </w:rPr>
        <w:t xml:space="preserve">or of </w:t>
      </w:r>
      <w:r w:rsidRPr="00A1033B">
        <w:rPr>
          <w:lang w:val="en-US"/>
        </w:rPr>
        <w:t>his own censorship. The privileges of his particular identity position exert a</w:t>
      </w:r>
      <w:r w:rsidR="004B728A" w:rsidRPr="00A1033B">
        <w:rPr>
          <w:lang w:val="en-US"/>
        </w:rPr>
        <w:t xml:space="preserve"> subtle</w:t>
      </w:r>
      <w:r w:rsidRPr="00A1033B">
        <w:rPr>
          <w:lang w:val="en-US"/>
        </w:rPr>
        <w:t xml:space="preserve"> layer of control in his text, to show that even the most strategic forms of inclusion are not </w:t>
      </w:r>
      <w:r w:rsidR="00311DFE" w:rsidRPr="00A1033B">
        <w:rPr>
          <w:lang w:val="en-US"/>
        </w:rPr>
        <w:t xml:space="preserve">always </w:t>
      </w:r>
      <w:r w:rsidRPr="00A1033B">
        <w:rPr>
          <w:lang w:val="en-US"/>
        </w:rPr>
        <w:t>enough to challenge systems of power.</w:t>
      </w:r>
    </w:p>
    <w:p w14:paraId="1C68EBFB" w14:textId="5386F8E4" w:rsidR="00022933" w:rsidRPr="00A1033B" w:rsidRDefault="00000000" w:rsidP="00A86344">
      <w:pPr>
        <w:pStyle w:val="Textbody"/>
        <w:spacing w:line="480" w:lineRule="auto"/>
        <w:ind w:firstLine="709"/>
        <w:rPr>
          <w:lang w:val="en-US"/>
        </w:rPr>
      </w:pPr>
      <w:r w:rsidRPr="00A1033B">
        <w:rPr>
          <w:lang w:val="en-US"/>
        </w:rPr>
        <w:t xml:space="preserve">Moving from foundational processes like </w:t>
      </w:r>
      <w:r w:rsidR="00087905" w:rsidRPr="00A1033B">
        <w:rPr>
          <w:lang w:val="en-US"/>
        </w:rPr>
        <w:t>counting</w:t>
      </w:r>
      <w:r w:rsidRPr="00A1033B">
        <w:rPr>
          <w:lang w:val="en-US"/>
        </w:rPr>
        <w:t xml:space="preserve"> and </w:t>
      </w:r>
      <w:r w:rsidR="00087905" w:rsidRPr="00A1033B">
        <w:rPr>
          <w:lang w:val="en-US"/>
        </w:rPr>
        <w:t>tagging</w:t>
      </w:r>
      <w:r w:rsidRPr="00A1033B">
        <w:rPr>
          <w:lang w:val="en-US"/>
        </w:rPr>
        <w:t xml:space="preserve"> text, the </w:t>
      </w:r>
      <w:r w:rsidR="005C5A24" w:rsidRPr="00A1033B">
        <w:rPr>
          <w:lang w:val="en-US"/>
        </w:rPr>
        <w:t xml:space="preserve">final two chapters </w:t>
      </w:r>
      <w:r w:rsidRPr="00A1033B">
        <w:rPr>
          <w:lang w:val="en-US"/>
        </w:rPr>
        <w:t xml:space="preserve">of the book turns to more complex processes of </w:t>
      </w:r>
      <w:r w:rsidR="00087905" w:rsidRPr="00A1033B">
        <w:rPr>
          <w:lang w:val="en-US"/>
        </w:rPr>
        <w:t>text display and generation</w:t>
      </w:r>
      <w:r w:rsidRPr="00A1033B">
        <w:rPr>
          <w:lang w:val="en-US"/>
        </w:rPr>
        <w:t xml:space="preserve">. Chapter </w:t>
      </w:r>
      <w:r w:rsidR="00F6285B" w:rsidRPr="00A1033B">
        <w:rPr>
          <w:lang w:val="en-US"/>
        </w:rPr>
        <w:t>Four</w:t>
      </w:r>
      <w:r w:rsidRPr="00A1033B">
        <w:rPr>
          <w:lang w:val="en-US"/>
        </w:rPr>
        <w:t xml:space="preserve">, </w:t>
      </w:r>
      <w:r w:rsidR="00A60779" w:rsidRPr="00A1033B">
        <w:rPr>
          <w:lang w:val="en-US"/>
        </w:rPr>
        <w:t>“</w:t>
      </w:r>
      <w:r w:rsidRPr="00A1033B">
        <w:rPr>
          <w:lang w:val="en-US"/>
        </w:rPr>
        <w:t>Text Display,</w:t>
      </w:r>
      <w:r w:rsidR="00A60779" w:rsidRPr="00A1033B">
        <w:rPr>
          <w:lang w:val="en-US"/>
        </w:rPr>
        <w:t>”</w:t>
      </w:r>
      <w:r w:rsidRPr="00A1033B">
        <w:rPr>
          <w:lang w:val="en-US"/>
        </w:rPr>
        <w:t xml:space="preserve"> </w:t>
      </w:r>
      <w:r w:rsidR="00991C67" w:rsidRPr="00A1033B">
        <w:rPr>
          <w:lang w:val="en-US"/>
        </w:rPr>
        <w:t xml:space="preserve">takes up the constraint of “abstraction” within </w:t>
      </w:r>
      <w:r w:rsidRPr="00A1033B">
        <w:rPr>
          <w:lang w:val="en-US"/>
        </w:rPr>
        <w:t>the computing stack,</w:t>
      </w:r>
      <w:r w:rsidR="00991C67" w:rsidRPr="00A1033B">
        <w:rPr>
          <w:lang w:val="en-US"/>
        </w:rPr>
        <w:t xml:space="preserve"> that is,</w:t>
      </w:r>
      <w:r w:rsidRPr="00A1033B">
        <w:rPr>
          <w:lang w:val="en-US"/>
        </w:rPr>
        <w:t xml:space="preserve"> the layers of software that transport data from its storage in the hard drive to the screen display. In order for the stack to operate efficiently, coding instructions (</w:t>
      </w:r>
      <w:r w:rsidR="00BA37F5" w:rsidRPr="00A1033B">
        <w:rPr>
          <w:lang w:val="en-US"/>
        </w:rPr>
        <w:t xml:space="preserve">i.e. </w:t>
      </w:r>
      <w:r w:rsidRPr="00A1033B">
        <w:rPr>
          <w:lang w:val="en-US"/>
        </w:rPr>
        <w:t xml:space="preserve">the program code), must be separated from its execution, from </w:t>
      </w:r>
      <w:r w:rsidR="00087905" w:rsidRPr="00A1033B">
        <w:rPr>
          <w:lang w:val="en-US"/>
        </w:rPr>
        <w:t xml:space="preserve">when the </w:t>
      </w:r>
      <w:r w:rsidRPr="00A1033B">
        <w:rPr>
          <w:lang w:val="en-US"/>
        </w:rPr>
        <w:t>program</w:t>
      </w:r>
      <w:r w:rsidR="00087905" w:rsidRPr="00A1033B">
        <w:rPr>
          <w:lang w:val="en-US"/>
        </w:rPr>
        <w:t xml:space="preserve"> is actively running. </w:t>
      </w:r>
      <w:r w:rsidRPr="00A1033B">
        <w:rPr>
          <w:lang w:val="en-US"/>
        </w:rPr>
        <w:t xml:space="preserve">This environment creates an ontological state of displacement where electronic </w:t>
      </w:r>
      <w:r w:rsidR="00BA37F5" w:rsidRPr="00A1033B">
        <w:rPr>
          <w:lang w:val="en-US"/>
        </w:rPr>
        <w:t>processing always</w:t>
      </w:r>
      <w:r w:rsidRPr="00A1033B">
        <w:rPr>
          <w:lang w:val="en-US"/>
        </w:rPr>
        <w:t xml:space="preserve"> occurs at a level of remove</w:t>
      </w:r>
      <w:r w:rsidR="00087905" w:rsidRPr="00A1033B">
        <w:rPr>
          <w:lang w:val="en-US"/>
        </w:rPr>
        <w:t xml:space="preserve"> from </w:t>
      </w:r>
      <w:r w:rsidR="00BA37F5" w:rsidRPr="00A1033B">
        <w:rPr>
          <w:lang w:val="en-US"/>
        </w:rPr>
        <w:t>where it appears to be</w:t>
      </w:r>
      <w:r w:rsidR="00087905" w:rsidRPr="00A1033B">
        <w:rPr>
          <w:lang w:val="en-US"/>
        </w:rPr>
        <w:t xml:space="preserve">. </w:t>
      </w:r>
      <w:r w:rsidR="00BA37F5" w:rsidRPr="00A1033B">
        <w:rPr>
          <w:lang w:val="en-US"/>
        </w:rPr>
        <w:t>Over</w:t>
      </w:r>
      <w:r w:rsidR="007A4171" w:rsidRPr="00A1033B">
        <w:rPr>
          <w:lang w:val="en-US"/>
        </w:rPr>
        <w:t xml:space="preserve"> </w:t>
      </w:r>
      <w:r w:rsidRPr="00A1033B">
        <w:rPr>
          <w:lang w:val="en-US"/>
        </w:rPr>
        <w:t>each layer of the stack</w:t>
      </w:r>
      <w:r w:rsidR="00087905" w:rsidRPr="00A1033B">
        <w:rPr>
          <w:lang w:val="en-US"/>
        </w:rPr>
        <w:t>,</w:t>
      </w:r>
      <w:r w:rsidRPr="00A1033B">
        <w:rPr>
          <w:lang w:val="en-US"/>
        </w:rPr>
        <w:t xml:space="preserve"> </w:t>
      </w:r>
      <w:r w:rsidR="00BA37F5" w:rsidRPr="00A1033B">
        <w:rPr>
          <w:lang w:val="en-US"/>
        </w:rPr>
        <w:t xml:space="preserve">this sense of displacement accumulates </w:t>
      </w:r>
      <w:r w:rsidRPr="00A1033B">
        <w:rPr>
          <w:lang w:val="en-US"/>
        </w:rPr>
        <w:t>to</w:t>
      </w:r>
      <w:r w:rsidR="00087905" w:rsidRPr="00A1033B">
        <w:rPr>
          <w:lang w:val="en-US"/>
        </w:rPr>
        <w:t xml:space="preserve"> give </w:t>
      </w:r>
      <w:r w:rsidRPr="00A1033B">
        <w:rPr>
          <w:lang w:val="en-US"/>
        </w:rPr>
        <w:t>the</w:t>
      </w:r>
      <w:r w:rsidR="007A4171" w:rsidRPr="00A1033B">
        <w:rPr>
          <w:lang w:val="en-US"/>
        </w:rPr>
        <w:t xml:space="preserve"> </w:t>
      </w:r>
      <w:r w:rsidR="00087905" w:rsidRPr="00A1033B">
        <w:rPr>
          <w:lang w:val="en-US"/>
        </w:rPr>
        <w:t xml:space="preserve">final </w:t>
      </w:r>
      <w:r w:rsidR="007A4171" w:rsidRPr="00A1033B">
        <w:rPr>
          <w:lang w:val="en-US"/>
        </w:rPr>
        <w:t xml:space="preserve">illusion </w:t>
      </w:r>
      <w:r w:rsidR="00087905" w:rsidRPr="00A1033B">
        <w:rPr>
          <w:lang w:val="en-US"/>
        </w:rPr>
        <w:t xml:space="preserve">of </w:t>
      </w:r>
      <w:r w:rsidR="007A4171" w:rsidRPr="00A1033B">
        <w:rPr>
          <w:lang w:val="en-US"/>
        </w:rPr>
        <w:t xml:space="preserve">objects </w:t>
      </w:r>
      <w:r w:rsidR="00BA37F5" w:rsidRPr="00A1033B">
        <w:rPr>
          <w:lang w:val="en-US"/>
        </w:rPr>
        <w:t xml:space="preserve">on the screen </w:t>
      </w:r>
      <w:r w:rsidR="00087905" w:rsidRPr="00A1033B">
        <w:rPr>
          <w:lang w:val="en-US"/>
        </w:rPr>
        <w:t xml:space="preserve">that are </w:t>
      </w:r>
      <w:r w:rsidR="00BA37F5" w:rsidRPr="00A1033B">
        <w:rPr>
          <w:lang w:val="en-US"/>
        </w:rPr>
        <w:t>immaterial and unanchored from their physical manifestation on hard drives and processors</w:t>
      </w:r>
      <w:r w:rsidRPr="00A1033B">
        <w:rPr>
          <w:lang w:val="en-US"/>
        </w:rPr>
        <w:t xml:space="preserve">. To read materiality back into the stack, </w:t>
      </w:r>
      <w:r w:rsidR="007A4171" w:rsidRPr="00A1033B">
        <w:rPr>
          <w:lang w:val="en-US"/>
        </w:rPr>
        <w:t>the chapter</w:t>
      </w:r>
      <w:r w:rsidRPr="00A1033B">
        <w:rPr>
          <w:lang w:val="en-US"/>
        </w:rPr>
        <w:t xml:space="preserve"> draw</w:t>
      </w:r>
      <w:r w:rsidR="007A4171" w:rsidRPr="00A1033B">
        <w:rPr>
          <w:lang w:val="en-US"/>
        </w:rPr>
        <w:t>s</w:t>
      </w:r>
      <w:r w:rsidRPr="00A1033B">
        <w:rPr>
          <w:lang w:val="en-US"/>
        </w:rPr>
        <w:t xml:space="preserve"> from two seemingly unrelated fields, </w:t>
      </w:r>
      <w:r w:rsidR="00D02801">
        <w:rPr>
          <w:lang w:val="en-US"/>
        </w:rPr>
        <w:t>New Media Studies</w:t>
      </w:r>
      <w:r w:rsidRPr="00A1033B">
        <w:rPr>
          <w:lang w:val="en-US"/>
        </w:rPr>
        <w:t xml:space="preserve"> and Black </w:t>
      </w:r>
      <w:r w:rsidR="00D02801">
        <w:rPr>
          <w:lang w:val="en-US"/>
        </w:rPr>
        <w:t>F</w:t>
      </w:r>
      <w:r w:rsidRPr="00A1033B">
        <w:rPr>
          <w:lang w:val="en-US"/>
        </w:rPr>
        <w:t xml:space="preserve">eminist </w:t>
      </w:r>
      <w:r w:rsidR="00D02801">
        <w:rPr>
          <w:lang w:val="en-US"/>
        </w:rPr>
        <w:t>S</w:t>
      </w:r>
      <w:r w:rsidRPr="00A1033B">
        <w:rPr>
          <w:lang w:val="en-US"/>
        </w:rPr>
        <w:t xml:space="preserve">tudies, both which offer robust methodologies for </w:t>
      </w:r>
      <w:r w:rsidR="00041468" w:rsidRPr="00A1033B">
        <w:rPr>
          <w:lang w:val="en-US"/>
        </w:rPr>
        <w:t>analyzing the</w:t>
      </w:r>
      <w:r w:rsidRPr="00A1033B">
        <w:rPr>
          <w:lang w:val="en-US"/>
        </w:rPr>
        <w:t xml:space="preserve"> physical and </w:t>
      </w:r>
      <w:r w:rsidR="00A60779" w:rsidRPr="00A1033B">
        <w:rPr>
          <w:lang w:val="en-US"/>
        </w:rPr>
        <w:t>“</w:t>
      </w:r>
      <w:r w:rsidRPr="00A1033B">
        <w:rPr>
          <w:lang w:val="en-US"/>
        </w:rPr>
        <w:t>fleshy</w:t>
      </w:r>
      <w:r w:rsidR="00A60779" w:rsidRPr="00A1033B">
        <w:rPr>
          <w:lang w:val="en-US"/>
        </w:rPr>
        <w:t>”</w:t>
      </w:r>
      <w:r w:rsidRPr="00A1033B">
        <w:rPr>
          <w:lang w:val="en-US"/>
        </w:rPr>
        <w:t xml:space="preserve"> dimensions of symbolic processes. </w:t>
      </w:r>
      <w:r w:rsidR="00041468" w:rsidRPr="00A1033B">
        <w:rPr>
          <w:lang w:val="en-US"/>
        </w:rPr>
        <w:t>The chapter then takes these theories to analyze two works in parallel,</w:t>
      </w:r>
      <w:r w:rsidR="007A4171" w:rsidRPr="00A1033B">
        <w:rPr>
          <w:lang w:val="en-US"/>
        </w:rPr>
        <w:t xml:space="preserve"> </w:t>
      </w:r>
      <w:r w:rsidR="00BA37F5" w:rsidRPr="00A1033B">
        <w:rPr>
          <w:lang w:val="en-US"/>
        </w:rPr>
        <w:t>a</w:t>
      </w:r>
      <w:r w:rsidR="00041468" w:rsidRPr="00A1033B">
        <w:rPr>
          <w:lang w:val="en-US"/>
        </w:rPr>
        <w:t xml:space="preserve"> </w:t>
      </w:r>
      <w:r w:rsidR="00BA37F5" w:rsidRPr="00A1033B">
        <w:rPr>
          <w:lang w:val="en-US"/>
        </w:rPr>
        <w:t>science fiction</w:t>
      </w:r>
      <w:r w:rsidR="00041468" w:rsidRPr="00A1033B">
        <w:rPr>
          <w:lang w:val="en-US"/>
        </w:rPr>
        <w:t xml:space="preserve"> novel by</w:t>
      </w:r>
      <w:r w:rsidR="00BA37F5" w:rsidRPr="00A1033B">
        <w:rPr>
          <w:lang w:val="en-US"/>
        </w:rPr>
        <w:t xml:space="preserve"> </w:t>
      </w:r>
      <w:r w:rsidRPr="00A1033B">
        <w:rPr>
          <w:lang w:val="en-US"/>
        </w:rPr>
        <w:t>Octavia Butler</w:t>
      </w:r>
      <w:r w:rsidR="00BA37F5" w:rsidRPr="00A1033B">
        <w:rPr>
          <w:lang w:val="en-US"/>
        </w:rPr>
        <w:t>’</w:t>
      </w:r>
      <w:r w:rsidRPr="00A1033B">
        <w:rPr>
          <w:lang w:val="en-US"/>
        </w:rPr>
        <w:t>s</w:t>
      </w:r>
      <w:r w:rsidR="00A86344" w:rsidRPr="00A1033B">
        <w:rPr>
          <w:lang w:val="en-US"/>
        </w:rPr>
        <w:t xml:space="preserve"> novel,</w:t>
      </w:r>
      <w:r w:rsidRPr="00A1033B">
        <w:rPr>
          <w:lang w:val="en-US"/>
        </w:rPr>
        <w:t xml:space="preserve"> </w:t>
      </w:r>
      <w:r w:rsidRPr="00A1033B">
        <w:rPr>
          <w:rStyle w:val="Emphasis"/>
          <w:lang w:val="en-US"/>
        </w:rPr>
        <w:t>Dawn</w:t>
      </w:r>
      <w:r w:rsidRPr="00A1033B">
        <w:rPr>
          <w:lang w:val="en-US"/>
        </w:rPr>
        <w:t xml:space="preserve"> (1987),</w:t>
      </w:r>
      <w:r w:rsidR="00A86344" w:rsidRPr="00A1033B">
        <w:rPr>
          <w:lang w:val="en-US"/>
        </w:rPr>
        <w:t xml:space="preserve"> alongside</w:t>
      </w:r>
      <w:r w:rsidRPr="00A1033B">
        <w:rPr>
          <w:lang w:val="en-US"/>
        </w:rPr>
        <w:t xml:space="preserve"> an early example of electronic fiction, </w:t>
      </w:r>
      <w:r w:rsidRPr="00A1033B">
        <w:rPr>
          <w:rStyle w:val="Emphasis"/>
          <w:lang w:val="en-US"/>
        </w:rPr>
        <w:t>skinonskinonskin</w:t>
      </w:r>
      <w:r w:rsidRPr="00A1033B">
        <w:rPr>
          <w:lang w:val="en-US"/>
        </w:rPr>
        <w:t xml:space="preserve">, by Aureia Harvey and Michaël Samyn, (1999). These two pieces, one </w:t>
      </w:r>
      <w:r w:rsidR="00D02801">
        <w:rPr>
          <w:lang w:val="en-US"/>
        </w:rPr>
        <w:t xml:space="preserve">in </w:t>
      </w:r>
      <w:r w:rsidRPr="00A1033B">
        <w:rPr>
          <w:lang w:val="en-US"/>
        </w:rPr>
        <w:t xml:space="preserve">print and </w:t>
      </w:r>
      <w:r w:rsidRPr="00A1033B">
        <w:rPr>
          <w:lang w:val="en-US"/>
        </w:rPr>
        <w:lastRenderedPageBreak/>
        <w:t>another electronic, both explore the collision of material and immaterial forms</w:t>
      </w:r>
      <w:r w:rsidR="00BA37F5" w:rsidRPr="00A1033B">
        <w:rPr>
          <w:lang w:val="en-US"/>
        </w:rPr>
        <w:t xml:space="preserve">, </w:t>
      </w:r>
      <w:r w:rsidR="00A86344" w:rsidRPr="00A1033B">
        <w:rPr>
          <w:lang w:val="en-US"/>
        </w:rPr>
        <w:t>particularly</w:t>
      </w:r>
      <w:r w:rsidR="00BA37F5" w:rsidRPr="00A1033B">
        <w:rPr>
          <w:lang w:val="en-US"/>
        </w:rPr>
        <w:t xml:space="preserve"> as they relate to the themes of sexual desire and intimacy.</w:t>
      </w:r>
      <w:r w:rsidRPr="00A1033B">
        <w:rPr>
          <w:lang w:val="en-US"/>
        </w:rPr>
        <w:t xml:space="preserve"> Reading these works through one another, </w:t>
      </w:r>
      <w:r w:rsidR="007A4171" w:rsidRPr="00A1033B">
        <w:rPr>
          <w:lang w:val="en-US"/>
        </w:rPr>
        <w:t>the chapter</w:t>
      </w:r>
      <w:r w:rsidRPr="00A1033B">
        <w:rPr>
          <w:lang w:val="en-US"/>
        </w:rPr>
        <w:t xml:space="preserve"> show</w:t>
      </w:r>
      <w:r w:rsidR="007A4171" w:rsidRPr="00A1033B">
        <w:rPr>
          <w:lang w:val="en-US"/>
        </w:rPr>
        <w:t>s</w:t>
      </w:r>
      <w:r w:rsidRPr="00A1033B">
        <w:rPr>
          <w:lang w:val="en-US"/>
        </w:rPr>
        <w:t xml:space="preserve"> how </w:t>
      </w:r>
      <w:r w:rsidR="00BA37F5" w:rsidRPr="00A1033B">
        <w:rPr>
          <w:lang w:val="en-US"/>
        </w:rPr>
        <w:t xml:space="preserve">the </w:t>
      </w:r>
      <w:r w:rsidRPr="00A1033B">
        <w:rPr>
          <w:lang w:val="en-US"/>
        </w:rPr>
        <w:t xml:space="preserve">program code of the electronic piece, </w:t>
      </w:r>
      <w:r w:rsidRPr="00A1033B">
        <w:rPr>
          <w:rStyle w:val="Emphasis"/>
          <w:lang w:val="en-US"/>
        </w:rPr>
        <w:t>skinonskinonskin</w:t>
      </w:r>
      <w:r w:rsidRPr="00A1033B">
        <w:rPr>
          <w:lang w:val="en-US"/>
        </w:rPr>
        <w:t xml:space="preserve">, displays screen effects that, while apparently disconnected from </w:t>
      </w:r>
      <w:r w:rsidR="00BA37F5" w:rsidRPr="00A1033B">
        <w:rPr>
          <w:lang w:val="en-US"/>
        </w:rPr>
        <w:t>its</w:t>
      </w:r>
      <w:r w:rsidRPr="00A1033B">
        <w:rPr>
          <w:lang w:val="en-US"/>
        </w:rPr>
        <w:t xml:space="preserve"> underlying computational processing, surface a sense of physical intimacy within the stack.</w:t>
      </w:r>
      <w:r w:rsidR="00A86344" w:rsidRPr="00A1033B">
        <w:rPr>
          <w:lang w:val="en-US"/>
        </w:rPr>
        <w:t xml:space="preserve"> </w:t>
      </w:r>
    </w:p>
    <w:p w14:paraId="5CD524E1" w14:textId="29BDFCF8" w:rsidR="00DB1BF8" w:rsidRPr="00A1033B" w:rsidRDefault="00E07DF5" w:rsidP="001561E3">
      <w:pPr>
        <w:pStyle w:val="Textbody"/>
        <w:spacing w:line="480" w:lineRule="auto"/>
        <w:ind w:firstLine="709"/>
        <w:rPr>
          <w:lang w:val="en-US"/>
        </w:rPr>
      </w:pPr>
      <w:r w:rsidRPr="00A1033B">
        <w:rPr>
          <w:lang w:val="en-US"/>
        </w:rPr>
        <w:t xml:space="preserve">The </w:t>
      </w:r>
      <w:r w:rsidR="005C5A24" w:rsidRPr="00A1033B">
        <w:rPr>
          <w:lang w:val="en-US"/>
        </w:rPr>
        <w:t>fifth</w:t>
      </w:r>
      <w:r w:rsidRPr="00A1033B">
        <w:rPr>
          <w:lang w:val="en-US"/>
        </w:rPr>
        <w:t xml:space="preserve"> and final chapter, “Text Generation,” </w:t>
      </w:r>
      <w:r w:rsidR="00991C67" w:rsidRPr="00A1033B">
        <w:rPr>
          <w:lang w:val="en-US"/>
        </w:rPr>
        <w:t xml:space="preserve">turns on the constraint of aggregation, which is used within </w:t>
      </w:r>
      <w:r w:rsidRPr="00A1033B">
        <w:rPr>
          <w:lang w:val="en-US"/>
        </w:rPr>
        <w:t>machine learning processes to generate text. This chapter traces the steps behind</w:t>
      </w:r>
      <w:r w:rsidR="00262613" w:rsidRPr="00A1033B">
        <w:rPr>
          <w:lang w:val="en-US"/>
        </w:rPr>
        <w:t xml:space="preserve"> machine learning processes, specifically the training process for Large Language Models (LLMs), </w:t>
      </w:r>
      <w:r w:rsidRPr="00A1033B">
        <w:rPr>
          <w:lang w:val="en-US"/>
        </w:rPr>
        <w:t xml:space="preserve">to explore how </w:t>
      </w:r>
      <w:r w:rsidR="00262613" w:rsidRPr="00A1033B">
        <w:rPr>
          <w:lang w:val="en-US"/>
        </w:rPr>
        <w:t>they</w:t>
      </w:r>
      <w:r w:rsidRPr="00A1033B">
        <w:rPr>
          <w:lang w:val="en-US"/>
        </w:rPr>
        <w:t xml:space="preserve"> transform word meaning into computational form. </w:t>
      </w:r>
      <w:r w:rsidR="00262613" w:rsidRPr="00A1033B">
        <w:rPr>
          <w:lang w:val="en-US"/>
        </w:rPr>
        <w:t xml:space="preserve">Similarly to text analysis, LLMs </w:t>
      </w:r>
      <w:r w:rsidR="009737C3" w:rsidRPr="00A1033B">
        <w:rPr>
          <w:lang w:val="en-US"/>
        </w:rPr>
        <w:t>take</w:t>
      </w:r>
      <w:r w:rsidR="00262613" w:rsidRPr="00A1033B">
        <w:rPr>
          <w:lang w:val="en-US"/>
        </w:rPr>
        <w:t xml:space="preserve"> a</w:t>
      </w:r>
      <w:r w:rsidR="009737C3" w:rsidRPr="00A1033B">
        <w:rPr>
          <w:lang w:val="en-US"/>
        </w:rPr>
        <w:t xml:space="preserve">n individual </w:t>
      </w:r>
      <w:r w:rsidR="00262613" w:rsidRPr="00A1033B">
        <w:rPr>
          <w:lang w:val="en-US"/>
        </w:rPr>
        <w:t>word</w:t>
      </w:r>
      <w:r w:rsidR="009737C3" w:rsidRPr="00A1033B">
        <w:rPr>
          <w:lang w:val="en-US"/>
        </w:rPr>
        <w:t>’</w:t>
      </w:r>
      <w:r w:rsidR="00262613" w:rsidRPr="00A1033B">
        <w:rPr>
          <w:lang w:val="en-US"/>
        </w:rPr>
        <w:t xml:space="preserve">s context </w:t>
      </w:r>
      <w:r w:rsidR="009737C3" w:rsidRPr="00A1033B">
        <w:rPr>
          <w:lang w:val="en-US"/>
        </w:rPr>
        <w:t>to</w:t>
      </w:r>
      <w:r w:rsidR="00262613" w:rsidRPr="00A1033B">
        <w:rPr>
          <w:lang w:val="en-US"/>
        </w:rPr>
        <w:t xml:space="preserve"> compile word frequencies for </w:t>
      </w:r>
      <w:r w:rsidR="009737C3" w:rsidRPr="00A1033B">
        <w:rPr>
          <w:lang w:val="en-US"/>
        </w:rPr>
        <w:t>that</w:t>
      </w:r>
      <w:r w:rsidR="00262613" w:rsidRPr="00A1033B">
        <w:rPr>
          <w:lang w:val="en-US"/>
        </w:rPr>
        <w:t xml:space="preserve"> word. Unlike text analysis, however, these word frequencies are used in </w:t>
      </w:r>
      <w:r w:rsidR="00262613" w:rsidRPr="00A1033B">
        <w:rPr>
          <w:i/>
          <w:iCs/>
          <w:lang w:val="en-US"/>
        </w:rPr>
        <w:t xml:space="preserve">predictive </w:t>
      </w:r>
      <w:r w:rsidR="00262613" w:rsidRPr="00A1033B">
        <w:rPr>
          <w:lang w:val="en-US"/>
        </w:rPr>
        <w:t xml:space="preserve">processes, as part of algorithms that guess what text </w:t>
      </w:r>
      <w:r w:rsidR="009737C3" w:rsidRPr="00A1033B">
        <w:rPr>
          <w:lang w:val="en-US"/>
        </w:rPr>
        <w:t xml:space="preserve">should be </w:t>
      </w:r>
      <w:r w:rsidR="00262613" w:rsidRPr="00A1033B">
        <w:rPr>
          <w:lang w:val="en-US"/>
        </w:rPr>
        <w:t>generate</w:t>
      </w:r>
      <w:r w:rsidR="009737C3" w:rsidRPr="00A1033B">
        <w:rPr>
          <w:lang w:val="en-US"/>
        </w:rPr>
        <w:t>d</w:t>
      </w:r>
      <w:r w:rsidR="00262613" w:rsidRPr="00A1033B">
        <w:rPr>
          <w:lang w:val="en-US"/>
        </w:rPr>
        <w:t xml:space="preserve">, that is, which word </w:t>
      </w:r>
      <w:r w:rsidR="009737C3" w:rsidRPr="00A1033B">
        <w:rPr>
          <w:lang w:val="en-US"/>
        </w:rPr>
        <w:t>would most likely</w:t>
      </w:r>
      <w:r w:rsidR="00262613" w:rsidRPr="00A1033B">
        <w:rPr>
          <w:lang w:val="en-US"/>
        </w:rPr>
        <w:t xml:space="preserve"> follow </w:t>
      </w:r>
      <w:r w:rsidR="009737C3" w:rsidRPr="00A1033B">
        <w:rPr>
          <w:lang w:val="en-US"/>
        </w:rPr>
        <w:t>another word</w:t>
      </w:r>
      <w:r w:rsidR="00262613" w:rsidRPr="00A1033B">
        <w:rPr>
          <w:lang w:val="en-US"/>
        </w:rPr>
        <w:t xml:space="preserve"> based on previous patterns of word usage. In order to </w:t>
      </w:r>
      <w:r w:rsidR="001561E3" w:rsidRPr="00A1033B">
        <w:rPr>
          <w:lang w:val="en-US"/>
        </w:rPr>
        <w:t>predict words</w:t>
      </w:r>
      <w:r w:rsidR="00262613" w:rsidRPr="00A1033B">
        <w:rPr>
          <w:lang w:val="en-US"/>
        </w:rPr>
        <w:t xml:space="preserve">, LLMs must create an aggregate representation of word meaning. </w:t>
      </w:r>
      <w:r w:rsidR="00991C67" w:rsidRPr="00A1033B">
        <w:rPr>
          <w:lang w:val="en-US"/>
        </w:rPr>
        <w:t>The chapter argues that t</w:t>
      </w:r>
      <w:r w:rsidR="00B73E5E" w:rsidRPr="00A1033B">
        <w:rPr>
          <w:lang w:val="en-US"/>
        </w:rPr>
        <w:t xml:space="preserve">his </w:t>
      </w:r>
      <w:r w:rsidR="00311DFE" w:rsidRPr="00A1033B">
        <w:rPr>
          <w:lang w:val="en-US"/>
        </w:rPr>
        <w:t>process of</w:t>
      </w:r>
      <w:r w:rsidR="00D02801">
        <w:rPr>
          <w:lang w:val="en-US"/>
        </w:rPr>
        <w:t xml:space="preserve"> aggregating </w:t>
      </w:r>
      <w:r w:rsidR="00311DFE" w:rsidRPr="00A1033B">
        <w:rPr>
          <w:lang w:val="en-US"/>
        </w:rPr>
        <w:t xml:space="preserve">word patterns, </w:t>
      </w:r>
      <w:r w:rsidRPr="00A1033B">
        <w:rPr>
          <w:lang w:val="en-US"/>
        </w:rPr>
        <w:t xml:space="preserve">which </w:t>
      </w:r>
      <w:r w:rsidR="00311DFE" w:rsidRPr="00A1033B">
        <w:rPr>
          <w:lang w:val="en-US"/>
        </w:rPr>
        <w:t>aims to</w:t>
      </w:r>
      <w:r w:rsidRPr="00A1033B">
        <w:rPr>
          <w:lang w:val="en-US"/>
        </w:rPr>
        <w:t xml:space="preserve"> </w:t>
      </w:r>
      <w:r w:rsidR="0085029B" w:rsidRPr="00A1033B">
        <w:rPr>
          <w:lang w:val="en-US"/>
        </w:rPr>
        <w:t>“</w:t>
      </w:r>
      <w:r w:rsidRPr="00A1033B">
        <w:rPr>
          <w:lang w:val="en-US"/>
        </w:rPr>
        <w:t>normalize</w:t>
      </w:r>
      <w:r w:rsidR="0085029B" w:rsidRPr="00A1033B">
        <w:rPr>
          <w:lang w:val="en-US"/>
        </w:rPr>
        <w:t>”</w:t>
      </w:r>
      <w:r w:rsidRPr="00A1033B">
        <w:rPr>
          <w:lang w:val="en-US"/>
        </w:rPr>
        <w:t xml:space="preserve"> </w:t>
      </w:r>
      <w:r w:rsidR="00311DFE" w:rsidRPr="00A1033B">
        <w:rPr>
          <w:lang w:val="en-US"/>
        </w:rPr>
        <w:t xml:space="preserve">word meaning </w:t>
      </w:r>
      <w:r w:rsidRPr="00A1033B">
        <w:rPr>
          <w:lang w:val="en-US"/>
        </w:rPr>
        <w:t>across various examples</w:t>
      </w:r>
      <w:r w:rsidR="00311DFE" w:rsidRPr="00A1033B">
        <w:rPr>
          <w:lang w:val="en-US"/>
        </w:rPr>
        <w:t xml:space="preserve"> of its usage</w:t>
      </w:r>
      <w:r w:rsidRPr="00A1033B">
        <w:rPr>
          <w:lang w:val="en-US"/>
        </w:rPr>
        <w:t xml:space="preserve">, </w:t>
      </w:r>
      <w:r w:rsidR="00991C67" w:rsidRPr="00A1033B">
        <w:rPr>
          <w:lang w:val="en-US"/>
        </w:rPr>
        <w:t>lends itself to</w:t>
      </w:r>
      <w:r w:rsidR="00B73E5E" w:rsidRPr="00A1033B">
        <w:rPr>
          <w:lang w:val="en-US"/>
        </w:rPr>
        <w:t xml:space="preserve"> the </w:t>
      </w:r>
      <w:r w:rsidR="007B62CA" w:rsidRPr="00A1033B">
        <w:rPr>
          <w:lang w:val="en-US"/>
        </w:rPr>
        <w:t>study of</w:t>
      </w:r>
      <w:r w:rsidRPr="00A1033B">
        <w:rPr>
          <w:lang w:val="en-US"/>
        </w:rPr>
        <w:t xml:space="preserve"> </w:t>
      </w:r>
      <w:r w:rsidR="001561E3" w:rsidRPr="00A1033B">
        <w:rPr>
          <w:lang w:val="en-US"/>
        </w:rPr>
        <w:t xml:space="preserve">social </w:t>
      </w:r>
      <w:r w:rsidRPr="00A1033B">
        <w:rPr>
          <w:lang w:val="en-US"/>
        </w:rPr>
        <w:t>norm</w:t>
      </w:r>
      <w:r w:rsidR="00B73E5E" w:rsidRPr="00A1033B">
        <w:rPr>
          <w:lang w:val="en-US"/>
        </w:rPr>
        <w:t xml:space="preserve">s </w:t>
      </w:r>
      <w:r w:rsidRPr="00A1033B">
        <w:rPr>
          <w:lang w:val="en-US"/>
        </w:rPr>
        <w:t xml:space="preserve">in language. </w:t>
      </w:r>
      <w:r w:rsidR="00991C67" w:rsidRPr="00A1033B">
        <w:rPr>
          <w:lang w:val="en-US"/>
        </w:rPr>
        <w:t xml:space="preserve">It </w:t>
      </w:r>
      <w:r w:rsidR="00D02801">
        <w:rPr>
          <w:lang w:val="en-US"/>
        </w:rPr>
        <w:t>then</w:t>
      </w:r>
      <w:r w:rsidRPr="00A1033B">
        <w:rPr>
          <w:lang w:val="en-US"/>
        </w:rPr>
        <w:t xml:space="preserve"> </w:t>
      </w:r>
      <w:r w:rsidR="00B73E5E" w:rsidRPr="00A1033B">
        <w:rPr>
          <w:lang w:val="en-US"/>
        </w:rPr>
        <w:t>uses LLMs to study</w:t>
      </w:r>
      <w:r w:rsidR="00262613" w:rsidRPr="00A1033B">
        <w:rPr>
          <w:lang w:val="en-US"/>
        </w:rPr>
        <w:t xml:space="preserve"> these norms in a</w:t>
      </w:r>
      <w:r w:rsidRPr="00A1033B">
        <w:rPr>
          <w:lang w:val="en-US"/>
        </w:rPr>
        <w:t xml:space="preserve"> heterosexual, cisgendered context, </w:t>
      </w:r>
      <w:r w:rsidR="00262613" w:rsidRPr="00A1033B">
        <w:rPr>
          <w:lang w:val="en-US"/>
        </w:rPr>
        <w:t>from the</w:t>
      </w:r>
      <w:r w:rsidRPr="00A1033B">
        <w:rPr>
          <w:lang w:val="en-US"/>
        </w:rPr>
        <w:t xml:space="preserve"> reality TV show, </w:t>
      </w:r>
      <w:r w:rsidRPr="00A1033B">
        <w:rPr>
          <w:rStyle w:val="Emphasis"/>
          <w:lang w:val="en-US"/>
        </w:rPr>
        <w:t>Love is Blind</w:t>
      </w:r>
      <w:r w:rsidR="00D02801">
        <w:rPr>
          <w:lang w:val="en-US"/>
        </w:rPr>
        <w:t xml:space="preserve"> (2020 – present), which places show participants into a “blind” dating experiment.</w:t>
      </w:r>
      <w:r w:rsidRPr="00A1033B">
        <w:rPr>
          <w:lang w:val="en-US"/>
        </w:rPr>
        <w:t xml:space="preserve"> Training a</w:t>
      </w:r>
      <w:r w:rsidR="009F43AD" w:rsidRPr="00A1033B">
        <w:rPr>
          <w:lang w:val="en-US"/>
        </w:rPr>
        <w:t xml:space="preserve">n LLM </w:t>
      </w:r>
      <w:r w:rsidRPr="00A1033B">
        <w:rPr>
          <w:lang w:val="en-US"/>
        </w:rPr>
        <w:t>on the transcripts from the show</w:t>
      </w:r>
      <w:r w:rsidR="00D02801">
        <w:rPr>
          <w:lang w:val="en-US"/>
        </w:rPr>
        <w:t xml:space="preserve"> </w:t>
      </w:r>
      <w:r w:rsidRPr="00A1033B">
        <w:rPr>
          <w:lang w:val="en-US"/>
        </w:rPr>
        <w:t>reveal</w:t>
      </w:r>
      <w:r w:rsidR="00D02801">
        <w:rPr>
          <w:lang w:val="en-US"/>
        </w:rPr>
        <w:t>s</w:t>
      </w:r>
      <w:r w:rsidRPr="00A1033B">
        <w:rPr>
          <w:lang w:val="en-US"/>
        </w:rPr>
        <w:t xml:space="preserve"> linguistic and affective patterns around the body which </w:t>
      </w:r>
      <w:r w:rsidR="0085029B" w:rsidRPr="00A1033B">
        <w:rPr>
          <w:lang w:val="en-US"/>
        </w:rPr>
        <w:t>not only characterize the</w:t>
      </w:r>
      <w:r w:rsidRPr="00A1033B">
        <w:rPr>
          <w:lang w:val="en-US"/>
        </w:rPr>
        <w:t xml:space="preserve"> normative investments from the show</w:t>
      </w:r>
      <w:r w:rsidR="00D02801">
        <w:rPr>
          <w:lang w:val="en-US"/>
        </w:rPr>
        <w:t xml:space="preserve">, which ends in marriage, </w:t>
      </w:r>
      <w:r w:rsidR="0085029B" w:rsidRPr="00A1033B">
        <w:rPr>
          <w:lang w:val="en-US"/>
        </w:rPr>
        <w:t>but also an experience of bodily dissonance due to the</w:t>
      </w:r>
      <w:r w:rsidR="00D02801">
        <w:rPr>
          <w:lang w:val="en-US"/>
        </w:rPr>
        <w:t>ir physical and visual separation from one another</w:t>
      </w:r>
      <w:r w:rsidRPr="00A1033B">
        <w:rPr>
          <w:lang w:val="en-US"/>
        </w:rPr>
        <w:t>.</w:t>
      </w:r>
      <w:r w:rsidR="0085029B" w:rsidRPr="00A1033B">
        <w:rPr>
          <w:lang w:val="en-US"/>
        </w:rPr>
        <w:t xml:space="preserve"> To read these experiences, the chapter draws from Trans Studies theorizing on the body and the </w:t>
      </w:r>
      <w:r w:rsidR="00311DFE" w:rsidRPr="00A1033B">
        <w:rPr>
          <w:lang w:val="en-US"/>
        </w:rPr>
        <w:t xml:space="preserve">experience of bodily </w:t>
      </w:r>
      <w:r w:rsidR="0085029B" w:rsidRPr="00A1033B">
        <w:rPr>
          <w:lang w:val="en-US"/>
        </w:rPr>
        <w:t>disjunction, which often accompan</w:t>
      </w:r>
      <w:r w:rsidR="00B73E5E" w:rsidRPr="00A1033B">
        <w:rPr>
          <w:lang w:val="en-US"/>
        </w:rPr>
        <w:t>y</w:t>
      </w:r>
      <w:r w:rsidR="0085029B" w:rsidRPr="00A1033B">
        <w:rPr>
          <w:lang w:val="en-US"/>
        </w:rPr>
        <w:t xml:space="preserve"> feelings of dysphoria, in transition narratives.</w:t>
      </w:r>
      <w:r w:rsidRPr="00A1033B">
        <w:rPr>
          <w:lang w:val="en-US"/>
        </w:rPr>
        <w:t xml:space="preserve"> </w:t>
      </w:r>
      <w:r w:rsidR="0085029B" w:rsidRPr="00A1033B">
        <w:rPr>
          <w:lang w:val="en-US"/>
        </w:rPr>
        <w:t>It shows how t</w:t>
      </w:r>
      <w:r w:rsidR="009F43AD" w:rsidRPr="00A1033B">
        <w:rPr>
          <w:lang w:val="en-US"/>
        </w:rPr>
        <w:t xml:space="preserve">he </w:t>
      </w:r>
      <w:r w:rsidRPr="00A1033B">
        <w:rPr>
          <w:lang w:val="en-US"/>
        </w:rPr>
        <w:t xml:space="preserve">participants in </w:t>
      </w:r>
      <w:r w:rsidRPr="00A1033B">
        <w:rPr>
          <w:rStyle w:val="Emphasis"/>
          <w:lang w:val="en-US"/>
        </w:rPr>
        <w:t>Love Is Blind</w:t>
      </w:r>
      <w:r w:rsidR="007B62CA" w:rsidRPr="00A1033B">
        <w:rPr>
          <w:lang w:val="en-US"/>
        </w:rPr>
        <w:t>—</w:t>
      </w:r>
      <w:r w:rsidRPr="00A1033B">
        <w:rPr>
          <w:lang w:val="en-US"/>
        </w:rPr>
        <w:t xml:space="preserve">while firmly anchored </w:t>
      </w:r>
      <w:r w:rsidR="0085029B" w:rsidRPr="00A1033B">
        <w:rPr>
          <w:lang w:val="en-US"/>
        </w:rPr>
        <w:t>to their</w:t>
      </w:r>
      <w:r w:rsidRPr="00A1033B">
        <w:rPr>
          <w:lang w:val="en-US"/>
        </w:rPr>
        <w:t xml:space="preserve"> cisnormative frameworks</w:t>
      </w:r>
      <w:r w:rsidR="007B62CA" w:rsidRPr="00A1033B">
        <w:rPr>
          <w:lang w:val="en-US"/>
        </w:rPr>
        <w:t>—</w:t>
      </w:r>
      <w:r w:rsidRPr="00A1033B">
        <w:rPr>
          <w:lang w:val="en-US"/>
        </w:rPr>
        <w:t xml:space="preserve">experience a temporary form of </w:t>
      </w:r>
      <w:r w:rsidR="0085029B" w:rsidRPr="00A1033B">
        <w:rPr>
          <w:lang w:val="en-US"/>
        </w:rPr>
        <w:t>sensory disjunction</w:t>
      </w:r>
      <w:r w:rsidR="00D02801">
        <w:rPr>
          <w:lang w:val="en-US"/>
        </w:rPr>
        <w:t xml:space="preserve">. </w:t>
      </w:r>
      <w:r w:rsidR="009F43AD" w:rsidRPr="00A1033B">
        <w:rPr>
          <w:lang w:val="en-US"/>
        </w:rPr>
        <w:t>The chapter concludes that this analysis, which based on surfacing shared investments</w:t>
      </w:r>
      <w:r w:rsidR="009737C3" w:rsidRPr="00A1033B">
        <w:rPr>
          <w:lang w:val="en-US"/>
        </w:rPr>
        <w:t xml:space="preserve"> between identity groups</w:t>
      </w:r>
      <w:r w:rsidR="009F43AD" w:rsidRPr="00A1033B">
        <w:rPr>
          <w:lang w:val="en-US"/>
        </w:rPr>
        <w:t>,</w:t>
      </w:r>
      <w:r w:rsidRPr="00A1033B">
        <w:rPr>
          <w:lang w:val="en-US"/>
        </w:rPr>
        <w:t xml:space="preserve"> offers ground</w:t>
      </w:r>
      <w:r w:rsidR="007B62CA" w:rsidRPr="00A1033B">
        <w:rPr>
          <w:lang w:val="en-US"/>
        </w:rPr>
        <w:t>work</w:t>
      </w:r>
      <w:r w:rsidRPr="00A1033B">
        <w:rPr>
          <w:lang w:val="en-US"/>
        </w:rPr>
        <w:t xml:space="preserve"> for building solidarity across </w:t>
      </w:r>
      <w:r w:rsidR="009F43AD" w:rsidRPr="00A1033B">
        <w:rPr>
          <w:lang w:val="en-US"/>
        </w:rPr>
        <w:t xml:space="preserve">even </w:t>
      </w:r>
      <w:r w:rsidR="009F43AD" w:rsidRPr="00A1033B">
        <w:rPr>
          <w:lang w:val="en-US"/>
        </w:rPr>
        <w:lastRenderedPageBreak/>
        <w:t xml:space="preserve">polarized </w:t>
      </w:r>
      <w:r w:rsidRPr="00A1033B">
        <w:rPr>
          <w:lang w:val="en-US"/>
        </w:rPr>
        <w:t>points of view.</w:t>
      </w:r>
    </w:p>
    <w:p w14:paraId="5B1B2F2A" w14:textId="2F7ABFD3" w:rsidR="000240AF" w:rsidRPr="00A1033B" w:rsidRDefault="00D02801" w:rsidP="009F0B7F">
      <w:pPr>
        <w:pStyle w:val="Textbody"/>
        <w:spacing w:line="480" w:lineRule="auto"/>
        <w:ind w:firstLine="709"/>
        <w:rPr>
          <w:lang w:val="en-US"/>
        </w:rPr>
      </w:pPr>
      <w:r>
        <w:rPr>
          <w:lang w:val="en-US"/>
        </w:rPr>
        <w:t>The</w:t>
      </w:r>
      <w:r w:rsidR="00266C07" w:rsidRPr="00A1033B">
        <w:rPr>
          <w:lang w:val="en-US"/>
        </w:rPr>
        <w:t xml:space="preserve"> conclusion </w:t>
      </w:r>
      <w:del w:id="22" w:author="Matthew Gold" w:date="2026-05-11T15:26:00Z" w16du:dateUtc="2026-05-11T19:26:00Z">
        <w:r w:rsidDel="00F3495E">
          <w:rPr>
            <w:lang w:val="en-US"/>
          </w:rPr>
          <w:delText xml:space="preserve">chapter </w:delText>
        </w:r>
      </w:del>
      <w:r w:rsidR="00266C07" w:rsidRPr="00A1033B">
        <w:rPr>
          <w:lang w:val="en-US"/>
        </w:rPr>
        <w:t xml:space="preserve">explores what it means to </w:t>
      </w:r>
      <w:r w:rsidR="000240AF" w:rsidRPr="00A1033B">
        <w:rPr>
          <w:lang w:val="en-US"/>
        </w:rPr>
        <w:t>take</w:t>
      </w:r>
      <w:r w:rsidR="00266C07" w:rsidRPr="00A1033B">
        <w:rPr>
          <w:lang w:val="en-US"/>
        </w:rPr>
        <w:t xml:space="preserve"> what are reductive technological tools </w:t>
      </w:r>
      <w:r w:rsidR="000240AF" w:rsidRPr="00A1033B">
        <w:rPr>
          <w:lang w:val="en-US"/>
        </w:rPr>
        <w:t>and appropriate them toward</w:t>
      </w:r>
      <w:r w:rsidR="00266C07" w:rsidRPr="00A1033B">
        <w:rPr>
          <w:lang w:val="en-US"/>
        </w:rPr>
        <w:t xml:space="preserve"> the work of resistance. It begins with a meditation on </w:t>
      </w:r>
      <w:r w:rsidR="00A377B4" w:rsidRPr="00A1033B">
        <w:rPr>
          <w:lang w:val="en-US"/>
        </w:rPr>
        <w:t xml:space="preserve">Judith Butler’s recent </w:t>
      </w:r>
      <w:r w:rsidR="007E34C1" w:rsidRPr="00A1033B">
        <w:rPr>
          <w:lang w:val="en-US"/>
        </w:rPr>
        <w:t>comments on “passion</w:t>
      </w:r>
      <w:r w:rsidR="009F0B7F">
        <w:rPr>
          <w:lang w:val="en-US"/>
        </w:rPr>
        <w:t xml:space="preserve">” as a tool </w:t>
      </w:r>
      <w:r w:rsidR="007E34C1" w:rsidRPr="00A1033B">
        <w:rPr>
          <w:lang w:val="en-US"/>
        </w:rPr>
        <w:t xml:space="preserve">instrumentalized by </w:t>
      </w:r>
      <w:r w:rsidR="00F67F68">
        <w:rPr>
          <w:lang w:val="en-US"/>
        </w:rPr>
        <w:t>political social media accounts, such the Department of Homeland Security account on Instagram,</w:t>
      </w:r>
      <w:r w:rsidR="007E34C1" w:rsidRPr="00A1033B">
        <w:rPr>
          <w:lang w:val="en-US"/>
        </w:rPr>
        <w:t xml:space="preserve"> </w:t>
      </w:r>
      <w:r w:rsidR="009F0B7F">
        <w:rPr>
          <w:lang w:val="en-US"/>
        </w:rPr>
        <w:t>toward</w:t>
      </w:r>
      <w:r w:rsidR="00393559" w:rsidRPr="00A1033B">
        <w:rPr>
          <w:lang w:val="en-US"/>
        </w:rPr>
        <w:t xml:space="preserve"> </w:t>
      </w:r>
      <w:r w:rsidR="009F0B7F">
        <w:rPr>
          <w:lang w:val="en-US"/>
        </w:rPr>
        <w:t xml:space="preserve">racist and transphobic </w:t>
      </w:r>
      <w:r w:rsidR="00393559" w:rsidRPr="00A1033B">
        <w:rPr>
          <w:lang w:val="en-US"/>
        </w:rPr>
        <w:t>viol</w:t>
      </w:r>
      <w:r w:rsidR="009F0B7F">
        <w:rPr>
          <w:lang w:val="en-US"/>
        </w:rPr>
        <w:t>ence</w:t>
      </w:r>
      <w:r w:rsidR="00F67F68">
        <w:rPr>
          <w:lang w:val="en-US"/>
        </w:rPr>
        <w:t xml:space="preserve"> (</w:t>
      </w:r>
      <w:r w:rsidR="00F67F68" w:rsidRPr="00F67F68">
        <w:rPr>
          <w:i/>
          <w:iCs/>
          <w:lang w:val="en-US"/>
        </w:rPr>
        <w:t>dhsgov</w:t>
      </w:r>
      <w:r w:rsidR="00F67F68">
        <w:rPr>
          <w:lang w:val="en-US"/>
        </w:rPr>
        <w:t>)</w:t>
      </w:r>
      <w:r w:rsidR="00266C07" w:rsidRPr="00A1033B">
        <w:rPr>
          <w:lang w:val="en-US"/>
        </w:rPr>
        <w:t xml:space="preserve">. </w:t>
      </w:r>
      <w:r w:rsidR="008419C2">
        <w:rPr>
          <w:lang w:val="en-US"/>
        </w:rPr>
        <w:t>Such content</w:t>
      </w:r>
      <w:r w:rsidR="00266C07" w:rsidRPr="00A1033B">
        <w:rPr>
          <w:lang w:val="en-US"/>
        </w:rPr>
        <w:t>, Butler explains, “release or incite sudden and shameless outbreaks of sadistic exhilaration in those they are meant to thrill and recruit, to recruit to that thrill” (</w:t>
      </w:r>
      <w:r w:rsidR="00266C07" w:rsidRPr="00A1033B">
        <w:rPr>
          <w:i/>
          <w:iCs/>
          <w:lang w:val="en-US"/>
        </w:rPr>
        <w:t>The Scholar and Feminist 2026 Conference</w:t>
      </w:r>
      <w:r w:rsidR="00266C07" w:rsidRPr="00A1033B">
        <w:rPr>
          <w:lang w:val="en-US"/>
        </w:rPr>
        <w:t>). Butler wonders how the notion of “thrill” might “recruit”</w:t>
      </w:r>
      <w:r w:rsidR="00266C07" w:rsidRPr="00A1033B">
        <w:rPr>
          <w:i/>
          <w:iCs/>
          <w:lang w:val="en-US"/>
        </w:rPr>
        <w:t xml:space="preserve"> </w:t>
      </w:r>
      <w:r w:rsidR="00266C07" w:rsidRPr="00A1033B">
        <w:rPr>
          <w:lang w:val="en-US"/>
        </w:rPr>
        <w:t xml:space="preserve">a counter-movement, one that “mobiliz[es] appeals to passions for freedom, equality, and justice.” Butler’s proposal here echoes </w:t>
      </w:r>
      <w:r w:rsidR="009F0B7F">
        <w:rPr>
          <w:lang w:val="en-US"/>
        </w:rPr>
        <w:t>a</w:t>
      </w:r>
      <w:r w:rsidR="00266C07" w:rsidRPr="00A1033B">
        <w:rPr>
          <w:lang w:val="en-US"/>
        </w:rPr>
        <w:t xml:space="preserve"> fundamental operation in </w:t>
      </w:r>
      <w:r w:rsidR="001F7F05">
        <w:rPr>
          <w:lang w:val="en-US"/>
        </w:rPr>
        <w:t>their</w:t>
      </w:r>
      <w:r w:rsidR="00266C07" w:rsidRPr="00A1033B">
        <w:rPr>
          <w:lang w:val="en-US"/>
        </w:rPr>
        <w:t xml:space="preserve"> landmark theory of performativity</w:t>
      </w:r>
      <w:r w:rsidR="009F0B7F">
        <w:rPr>
          <w:lang w:val="en-US"/>
        </w:rPr>
        <w:t>—</w:t>
      </w:r>
      <w:r w:rsidR="00266C07" w:rsidRPr="00A1033B">
        <w:rPr>
          <w:lang w:val="en-US"/>
        </w:rPr>
        <w:t>of taking a mechanism that has been used to oppress</w:t>
      </w:r>
      <w:r>
        <w:rPr>
          <w:lang w:val="en-US"/>
        </w:rPr>
        <w:t xml:space="preserve"> (i.e. the compulsory performance of gender norms), </w:t>
      </w:r>
      <w:r w:rsidR="00266C07" w:rsidRPr="00A1033B">
        <w:rPr>
          <w:lang w:val="en-US"/>
        </w:rPr>
        <w:t xml:space="preserve">and twisting it toward other uses. The conclusion explores </w:t>
      </w:r>
      <w:r w:rsidR="009F0B7F">
        <w:rPr>
          <w:lang w:val="en-US"/>
        </w:rPr>
        <w:t>current initiatives toward</w:t>
      </w:r>
      <w:r w:rsidR="00266C07" w:rsidRPr="00A1033B">
        <w:rPr>
          <w:lang w:val="en-US"/>
        </w:rPr>
        <w:t xml:space="preserve"> this end, drawing from examples of resistance movements</w:t>
      </w:r>
      <w:r w:rsidR="009F0B7F">
        <w:rPr>
          <w:lang w:val="en-US"/>
        </w:rPr>
        <w:t xml:space="preserve"> </w:t>
      </w:r>
      <w:r w:rsidR="00B62677" w:rsidRPr="00A1033B">
        <w:rPr>
          <w:lang w:val="en-US"/>
        </w:rPr>
        <w:t xml:space="preserve">from indigenous and marginalized </w:t>
      </w:r>
      <w:r w:rsidR="000240AF" w:rsidRPr="00A1033B">
        <w:rPr>
          <w:lang w:val="en-US"/>
        </w:rPr>
        <w:t xml:space="preserve">communities in </w:t>
      </w:r>
      <w:r w:rsidR="00B62677" w:rsidRPr="00A1033B">
        <w:rPr>
          <w:lang w:val="en-US"/>
        </w:rPr>
        <w:t xml:space="preserve">New Zealand, </w:t>
      </w:r>
      <w:r w:rsidR="00F67F68">
        <w:rPr>
          <w:lang w:val="en-US"/>
        </w:rPr>
        <w:t xml:space="preserve">Kenya, </w:t>
      </w:r>
      <w:r w:rsidR="00B62677" w:rsidRPr="00A1033B">
        <w:rPr>
          <w:lang w:val="en-US"/>
        </w:rPr>
        <w:t xml:space="preserve">and Brazil, where activists and workers are taking the tools of AI industry and using them to </w:t>
      </w:r>
      <w:r w:rsidR="00F67F68">
        <w:rPr>
          <w:lang w:val="en-US"/>
        </w:rPr>
        <w:t>fight</w:t>
      </w:r>
      <w:r w:rsidR="00B62677" w:rsidRPr="00A1033B">
        <w:rPr>
          <w:lang w:val="en-US"/>
        </w:rPr>
        <w:t xml:space="preserve"> commercializing </w:t>
      </w:r>
      <w:r w:rsidR="000240AF" w:rsidRPr="00A1033B">
        <w:rPr>
          <w:lang w:val="en-US"/>
        </w:rPr>
        <w:t xml:space="preserve">and extractivist </w:t>
      </w:r>
      <w:r w:rsidR="00B62677" w:rsidRPr="00A1033B">
        <w:rPr>
          <w:lang w:val="en-US"/>
        </w:rPr>
        <w:t xml:space="preserve">logics. These movements </w:t>
      </w:r>
      <w:r w:rsidR="009F0B7F">
        <w:rPr>
          <w:lang w:val="en-US"/>
        </w:rPr>
        <w:t xml:space="preserve">point the intellectual work in </w:t>
      </w:r>
      <w:r w:rsidR="009F0B7F">
        <w:rPr>
          <w:i/>
          <w:iCs/>
          <w:lang w:val="en-US"/>
        </w:rPr>
        <w:t>Counter-Code</w:t>
      </w:r>
      <w:r w:rsidR="009F0B7F">
        <w:rPr>
          <w:lang w:val="en-US"/>
        </w:rPr>
        <w:t xml:space="preserve"> toward an activist register, showing how the tools of coding and thinking might translate to physical action. </w:t>
      </w:r>
    </w:p>
    <w:p w14:paraId="14990BC1" w14:textId="16C70056" w:rsidR="007B62CA" w:rsidRPr="00A1033B" w:rsidRDefault="007B62CA" w:rsidP="000240AF">
      <w:pPr>
        <w:pStyle w:val="Textbody"/>
        <w:spacing w:line="480" w:lineRule="auto"/>
        <w:ind w:firstLine="709"/>
        <w:rPr>
          <w:lang w:val="en-US"/>
        </w:rPr>
      </w:pPr>
      <w:r w:rsidRPr="00A1033B">
        <w:rPr>
          <w:lang w:val="en-US"/>
        </w:rPr>
        <w:t xml:space="preserve">As of </w:t>
      </w:r>
      <w:r w:rsidR="00A377B4" w:rsidRPr="00A1033B">
        <w:rPr>
          <w:lang w:val="en-US"/>
        </w:rPr>
        <w:t>March 2026</w:t>
      </w:r>
      <w:r w:rsidRPr="00A1033B">
        <w:rPr>
          <w:lang w:val="en-US"/>
        </w:rPr>
        <w:t xml:space="preserve">, four </w:t>
      </w:r>
      <w:r w:rsidR="00A377B4" w:rsidRPr="00A1033B">
        <w:rPr>
          <w:lang w:val="en-US"/>
        </w:rPr>
        <w:t xml:space="preserve">of the five </w:t>
      </w:r>
      <w:r w:rsidRPr="00A1033B">
        <w:rPr>
          <w:lang w:val="en-US"/>
        </w:rPr>
        <w:t xml:space="preserve">body chapters have been drafted, </w:t>
      </w:r>
      <w:r w:rsidR="00A377B4" w:rsidRPr="00A1033B">
        <w:rPr>
          <w:lang w:val="en-US"/>
        </w:rPr>
        <w:t xml:space="preserve">with two of these still in need of </w:t>
      </w:r>
      <w:r w:rsidRPr="00A1033B">
        <w:rPr>
          <w:lang w:val="en-US"/>
        </w:rPr>
        <w:t xml:space="preserve">revision. The </w:t>
      </w:r>
      <w:r w:rsidR="003C4D8A">
        <w:rPr>
          <w:lang w:val="en-US"/>
        </w:rPr>
        <w:t>first</w:t>
      </w:r>
      <w:r w:rsidR="00A377B4" w:rsidRPr="00A1033B">
        <w:rPr>
          <w:lang w:val="en-US"/>
        </w:rPr>
        <w:t xml:space="preserve"> chapter, </w:t>
      </w:r>
      <w:r w:rsidRPr="00A1033B">
        <w:rPr>
          <w:lang w:val="en-US"/>
        </w:rPr>
        <w:t>introduction</w:t>
      </w:r>
      <w:r w:rsidR="003C4D8A">
        <w:rPr>
          <w:lang w:val="en-US"/>
        </w:rPr>
        <w:t xml:space="preserve"> chapter</w:t>
      </w:r>
      <w:r w:rsidR="00A377B4" w:rsidRPr="00A1033B">
        <w:rPr>
          <w:lang w:val="en-US"/>
        </w:rPr>
        <w:t>,</w:t>
      </w:r>
      <w:r w:rsidRPr="00A1033B">
        <w:rPr>
          <w:lang w:val="en-US"/>
        </w:rPr>
        <w:t xml:space="preserve"> and conclusion </w:t>
      </w:r>
      <w:r w:rsidR="003C4D8A">
        <w:rPr>
          <w:lang w:val="en-US"/>
        </w:rPr>
        <w:t xml:space="preserve">chapter </w:t>
      </w:r>
      <w:r w:rsidRPr="00A1033B">
        <w:rPr>
          <w:lang w:val="en-US"/>
        </w:rPr>
        <w:t xml:space="preserve">remain to be drafted. </w:t>
      </w:r>
    </w:p>
    <w:p w14:paraId="0031CA6A" w14:textId="7FF1BB13" w:rsidR="00022933" w:rsidRPr="00A1033B" w:rsidRDefault="00DB1BF8" w:rsidP="00DB1BF8">
      <w:pPr>
        <w:pStyle w:val="Textbody"/>
        <w:spacing w:line="480" w:lineRule="auto"/>
        <w:ind w:firstLine="709"/>
        <w:rPr>
          <w:rFonts w:cs="Times New Roman"/>
          <w:lang w:val="en-US"/>
        </w:rPr>
      </w:pPr>
      <w:r w:rsidRPr="00A1033B">
        <w:rPr>
          <w:rFonts w:cs="Times New Roman"/>
          <w:lang w:val="en-US"/>
        </w:rPr>
        <w:t xml:space="preserve">The author, Filipa Calado, is a self-taught programmer who uses digital tools to study queerness. Trained in English Literature </w:t>
      </w:r>
      <w:ins w:id="23" w:author="Matthew Gold" w:date="2026-05-11T15:27:00Z" w16du:dateUtc="2026-05-11T19:27:00Z">
        <w:r w:rsidR="00F3495E">
          <w:rPr>
            <w:rFonts w:cs="Times New Roman"/>
            <w:lang w:val="en-US"/>
          </w:rPr>
          <w:t xml:space="preserve">and Digital Humanities (?) </w:t>
        </w:r>
      </w:ins>
      <w:r w:rsidRPr="00A1033B">
        <w:rPr>
          <w:rFonts w:cs="Times New Roman"/>
          <w:lang w:val="en-US"/>
        </w:rPr>
        <w:t xml:space="preserve">at </w:t>
      </w:r>
      <w:del w:id="24" w:author="Matthew Gold" w:date="2026-05-11T15:27:00Z" w16du:dateUtc="2026-05-11T19:27:00Z">
        <w:r w:rsidRPr="00A1033B" w:rsidDel="00F3495E">
          <w:rPr>
            <w:rFonts w:cs="Times New Roman"/>
            <w:lang w:val="en-US"/>
          </w:rPr>
          <w:delText xml:space="preserve">the </w:delText>
        </w:r>
      </w:del>
      <w:ins w:id="25" w:author="Matthew Gold" w:date="2026-05-11T15:27:00Z" w16du:dateUtc="2026-05-11T19:27:00Z">
        <w:r w:rsidR="00F3495E">
          <w:rPr>
            <w:rFonts w:cs="Times New Roman"/>
            <w:lang w:val="en-US"/>
          </w:rPr>
          <w:t>T</w:t>
        </w:r>
        <w:r w:rsidR="00F3495E" w:rsidRPr="00A1033B">
          <w:rPr>
            <w:rFonts w:cs="Times New Roman"/>
            <w:lang w:val="en-US"/>
          </w:rPr>
          <w:t xml:space="preserve">he </w:t>
        </w:r>
        <w:r w:rsidR="00F3495E">
          <w:rPr>
            <w:rFonts w:cs="Times New Roman"/>
            <w:lang w:val="en-US"/>
          </w:rPr>
          <w:t xml:space="preserve">CUNY </w:t>
        </w:r>
      </w:ins>
      <w:r w:rsidRPr="00A1033B">
        <w:rPr>
          <w:rFonts w:cs="Times New Roman"/>
          <w:lang w:val="en-US"/>
        </w:rPr>
        <w:t>Graduate Center</w:t>
      </w:r>
      <w:del w:id="26" w:author="Matthew Gold" w:date="2026-05-11T15:27:00Z" w16du:dateUtc="2026-05-11T19:27:00Z">
        <w:r w:rsidRPr="00A1033B" w:rsidDel="00F3495E">
          <w:rPr>
            <w:rFonts w:cs="Times New Roman"/>
            <w:lang w:val="en-US"/>
          </w:rPr>
          <w:delText>, CUNY</w:delText>
        </w:r>
      </w:del>
      <w:r w:rsidRPr="00A1033B">
        <w:rPr>
          <w:rFonts w:cs="Times New Roman"/>
          <w:lang w:val="en-US"/>
        </w:rPr>
        <w:t>, she is now an Assistant Professor (tenure-track) at Pratt Institute, School of Information, where she teaches classes on</w:t>
      </w:r>
      <w:r w:rsidR="003C4D8A">
        <w:rPr>
          <w:rFonts w:cs="Times New Roman"/>
          <w:lang w:val="en-US"/>
        </w:rPr>
        <w:t xml:space="preserve"> Python programming, the Digital Humanities, and Machine Learning</w:t>
      </w:r>
      <w:r w:rsidRPr="00A1033B">
        <w:rPr>
          <w:rFonts w:cs="Times New Roman"/>
          <w:lang w:val="en-US"/>
        </w:rPr>
        <w:t xml:space="preserve">. Her research spans various tools that work with language, like text analysis algorithms, markup </w:t>
      </w:r>
      <w:r w:rsidRPr="00A1033B">
        <w:rPr>
          <w:rFonts w:cs="Times New Roman"/>
          <w:lang w:val="en-US"/>
        </w:rPr>
        <w:lastRenderedPageBreak/>
        <w:t xml:space="preserve">languages, and programming languages. Most recently, she experiments with </w:t>
      </w:r>
      <w:r w:rsidR="003C4D8A">
        <w:rPr>
          <w:rFonts w:cs="Times New Roman"/>
          <w:lang w:val="en-US"/>
        </w:rPr>
        <w:t>“small” language</w:t>
      </w:r>
      <w:r w:rsidRPr="00A1033B">
        <w:rPr>
          <w:rFonts w:cs="Times New Roman"/>
          <w:lang w:val="en-US"/>
        </w:rPr>
        <w:t xml:space="preserve"> </w:t>
      </w:r>
      <w:r w:rsidR="003C4D8A">
        <w:rPr>
          <w:rFonts w:cs="Times New Roman"/>
          <w:lang w:val="en-US"/>
        </w:rPr>
        <w:t>modeling</w:t>
      </w:r>
      <w:r w:rsidRPr="00A1033B">
        <w:rPr>
          <w:rFonts w:cs="Times New Roman"/>
          <w:lang w:val="en-US"/>
        </w:rPr>
        <w:t xml:space="preserve"> (</w:t>
      </w:r>
      <w:r w:rsidR="003C4D8A">
        <w:rPr>
          <w:rFonts w:cs="Times New Roman"/>
          <w:lang w:val="en-US"/>
        </w:rPr>
        <w:t>S</w:t>
      </w:r>
      <w:r w:rsidRPr="00A1033B">
        <w:rPr>
          <w:rFonts w:cs="Times New Roman"/>
          <w:lang w:val="en-US"/>
        </w:rPr>
        <w:t xml:space="preserve">LMs) as a method for close-reading, </w:t>
      </w:r>
      <w:r w:rsidR="00557C75" w:rsidRPr="00A1033B">
        <w:rPr>
          <w:rFonts w:cs="Times New Roman"/>
          <w:lang w:val="en-US"/>
        </w:rPr>
        <w:t xml:space="preserve">which she uses to study transphobia in language. </w:t>
      </w:r>
      <w:r w:rsidRPr="00A1033B">
        <w:rPr>
          <w:rFonts w:cs="Times New Roman"/>
          <w:lang w:val="en-US"/>
        </w:rPr>
        <w:t xml:space="preserve">In her published work, she aims to reach the widest possible audience, writing </w:t>
      </w:r>
      <w:r w:rsidR="003C4D8A">
        <w:rPr>
          <w:rFonts w:cs="Times New Roman"/>
          <w:lang w:val="en-US"/>
        </w:rPr>
        <w:t>across</w:t>
      </w:r>
      <w:r w:rsidRPr="00A1033B">
        <w:rPr>
          <w:rFonts w:cs="Times New Roman"/>
          <w:lang w:val="en-US"/>
        </w:rPr>
        <w:t xml:space="preserve"> Humanities and Natural Language Processing (NLP) venues. Her essays have appeared in </w:t>
      </w:r>
      <w:r w:rsidR="003C4D8A">
        <w:rPr>
          <w:rFonts w:cs="Times New Roman"/>
          <w:lang w:val="en-US"/>
        </w:rPr>
        <w:t>the following collections and journals:</w:t>
      </w:r>
      <w:r w:rsidRPr="00A1033B">
        <w:rPr>
          <w:rFonts w:cs="Times New Roman"/>
          <w:lang w:val="en-US"/>
        </w:rPr>
        <w:t xml:space="preserve"> </w:t>
      </w:r>
      <w:r w:rsidRPr="00A1033B">
        <w:rPr>
          <w:rFonts w:cs="Times New Roman"/>
          <w:i/>
          <w:iCs/>
          <w:lang w:val="en-US"/>
        </w:rPr>
        <w:t>Digital Editing &amp; Publishing in the 21</w:t>
      </w:r>
      <w:r w:rsidRPr="00A1033B">
        <w:rPr>
          <w:rFonts w:cs="Times New Roman"/>
          <w:i/>
          <w:iCs/>
          <w:vertAlign w:val="superscript"/>
          <w:lang w:val="en-US"/>
        </w:rPr>
        <w:t>st</w:t>
      </w:r>
      <w:r w:rsidRPr="00A1033B">
        <w:rPr>
          <w:rFonts w:cs="Times New Roman"/>
          <w:i/>
          <w:iCs/>
          <w:lang w:val="en-US"/>
        </w:rPr>
        <w:t xml:space="preserve"> Century</w:t>
      </w:r>
      <w:r w:rsidR="003C4D8A">
        <w:rPr>
          <w:rFonts w:cs="Times New Roman"/>
          <w:lang w:val="en-US"/>
        </w:rPr>
        <w:t xml:space="preserve">; </w:t>
      </w:r>
      <w:r w:rsidRPr="00A1033B">
        <w:rPr>
          <w:rFonts w:cs="Times New Roman"/>
          <w:i/>
          <w:iCs/>
          <w:lang w:val="en-US"/>
        </w:rPr>
        <w:t>The Open Library of Humanities Journal</w:t>
      </w:r>
      <w:r w:rsidR="003C4D8A">
        <w:rPr>
          <w:rFonts w:cs="Times New Roman"/>
          <w:lang w:val="en-US"/>
        </w:rPr>
        <w:t xml:space="preserve">; </w:t>
      </w:r>
      <w:r w:rsidRPr="00A1033B">
        <w:rPr>
          <w:rStyle w:val="Emphasis"/>
          <w:rFonts w:cs="Times New Roman"/>
          <w:lang w:val="en-US"/>
        </w:rPr>
        <w:t>The Journal for Interactive Technology and Pedagogy</w:t>
      </w:r>
      <w:r w:rsidR="003C4D8A">
        <w:rPr>
          <w:rStyle w:val="Emphasis"/>
          <w:rFonts w:cs="Times New Roman"/>
          <w:i w:val="0"/>
          <w:iCs w:val="0"/>
          <w:lang w:val="en-US"/>
        </w:rPr>
        <w:t xml:space="preserve">; </w:t>
      </w:r>
      <w:r w:rsidRPr="00A1033B">
        <w:rPr>
          <w:rStyle w:val="Emphasis"/>
          <w:rFonts w:cs="Times New Roman"/>
          <w:i w:val="0"/>
          <w:iCs w:val="0"/>
          <w:lang w:val="en-US"/>
        </w:rPr>
        <w:t xml:space="preserve">as well as the conference proceedings for </w:t>
      </w:r>
      <w:r w:rsidRPr="00A1033B">
        <w:rPr>
          <w:rFonts w:cs="Times New Roman"/>
          <w:i/>
          <w:iCs/>
          <w:lang w:val="en-US"/>
        </w:rPr>
        <w:t>GeBNLP: The 6th Workshop on Gender Bias in Natural Language Processing</w:t>
      </w:r>
      <w:r w:rsidRPr="00A1033B">
        <w:rPr>
          <w:rFonts w:cs="Times New Roman"/>
          <w:lang w:val="en-US"/>
        </w:rPr>
        <w:t xml:space="preserve">. Her coding projects, which she authors herself and publishes under open licenses, are available on Github and Huggingface (See the repositories under Calado, Filipa in the Bibliography). </w:t>
      </w:r>
    </w:p>
    <w:p w14:paraId="4FCFE888" w14:textId="77777777" w:rsidR="000B7BE4" w:rsidRPr="00A1033B" w:rsidRDefault="000B7BE4" w:rsidP="00C71CD9">
      <w:pPr>
        <w:pStyle w:val="Textbody"/>
        <w:spacing w:line="480" w:lineRule="auto"/>
        <w:ind w:firstLine="709"/>
        <w:rPr>
          <w:lang w:val="en-US"/>
        </w:rPr>
      </w:pPr>
      <w:r w:rsidRPr="00A1033B">
        <w:rPr>
          <w:lang w:val="en-US"/>
        </w:rPr>
        <w:t>Thank you for your consideration.</w:t>
      </w:r>
    </w:p>
    <w:p w14:paraId="761898A7" w14:textId="77777777" w:rsidR="004D75E7" w:rsidRPr="00A1033B" w:rsidRDefault="004D75E7" w:rsidP="00113358">
      <w:pPr>
        <w:pStyle w:val="Textbody"/>
        <w:spacing w:line="480" w:lineRule="auto"/>
        <w:rPr>
          <w:lang w:val="en-US"/>
        </w:rPr>
      </w:pPr>
    </w:p>
    <w:p w14:paraId="28A53CA0" w14:textId="77777777" w:rsidR="00113358" w:rsidRPr="00A1033B" w:rsidRDefault="00113358" w:rsidP="004D75E7">
      <w:pPr>
        <w:pStyle w:val="Textbody"/>
        <w:spacing w:line="480" w:lineRule="auto"/>
        <w:rPr>
          <w:lang w:val="en-US"/>
        </w:rPr>
      </w:pPr>
    </w:p>
    <w:p w14:paraId="661386A3" w14:textId="77777777" w:rsidR="00113358" w:rsidRPr="00A1033B" w:rsidRDefault="00113358" w:rsidP="004D75E7">
      <w:pPr>
        <w:pStyle w:val="Textbody"/>
        <w:spacing w:line="480" w:lineRule="auto"/>
        <w:rPr>
          <w:lang w:val="en-US"/>
        </w:rPr>
      </w:pPr>
    </w:p>
    <w:p w14:paraId="1621041E" w14:textId="77777777" w:rsidR="00113358" w:rsidRPr="00A1033B" w:rsidRDefault="00113358" w:rsidP="004D75E7">
      <w:pPr>
        <w:pStyle w:val="Textbody"/>
        <w:spacing w:line="480" w:lineRule="auto"/>
        <w:rPr>
          <w:lang w:val="en-US"/>
        </w:rPr>
      </w:pPr>
    </w:p>
    <w:p w14:paraId="48702D8A" w14:textId="77777777" w:rsidR="00DB1BF8" w:rsidRPr="00A1033B" w:rsidRDefault="00DB1BF8" w:rsidP="004D75E7">
      <w:pPr>
        <w:pStyle w:val="Textbody"/>
        <w:spacing w:line="480" w:lineRule="auto"/>
        <w:rPr>
          <w:lang w:val="en-US"/>
        </w:rPr>
      </w:pPr>
    </w:p>
    <w:p w14:paraId="0675CE62" w14:textId="77777777" w:rsidR="00E2337A" w:rsidRPr="00A1033B" w:rsidRDefault="00E2337A" w:rsidP="004D75E7">
      <w:pPr>
        <w:pStyle w:val="Textbody"/>
        <w:spacing w:line="480" w:lineRule="auto"/>
        <w:rPr>
          <w:lang w:val="en-US"/>
        </w:rPr>
      </w:pPr>
    </w:p>
    <w:p w14:paraId="43CD947B" w14:textId="77777777" w:rsidR="00E2337A" w:rsidRPr="00A1033B" w:rsidRDefault="00E2337A" w:rsidP="004D75E7">
      <w:pPr>
        <w:pStyle w:val="Textbody"/>
        <w:spacing w:line="480" w:lineRule="auto"/>
        <w:rPr>
          <w:lang w:val="en-US"/>
        </w:rPr>
      </w:pPr>
    </w:p>
    <w:p w14:paraId="159ACC56" w14:textId="77777777" w:rsidR="00557C75" w:rsidRPr="00A1033B" w:rsidRDefault="00557C75" w:rsidP="004D75E7">
      <w:pPr>
        <w:pStyle w:val="Textbody"/>
        <w:spacing w:line="480" w:lineRule="auto"/>
        <w:rPr>
          <w:lang w:val="en-US"/>
        </w:rPr>
      </w:pPr>
    </w:p>
    <w:p w14:paraId="34877B60" w14:textId="77777777" w:rsidR="00557C75" w:rsidRPr="00A1033B" w:rsidRDefault="00557C75" w:rsidP="004D75E7">
      <w:pPr>
        <w:pStyle w:val="Textbody"/>
        <w:spacing w:line="480" w:lineRule="auto"/>
        <w:rPr>
          <w:lang w:val="en-US"/>
        </w:rPr>
      </w:pPr>
    </w:p>
    <w:p w14:paraId="08A7D735" w14:textId="77777777" w:rsidR="00557C75" w:rsidRPr="00A1033B" w:rsidRDefault="00557C75" w:rsidP="004D75E7">
      <w:pPr>
        <w:pStyle w:val="Textbody"/>
        <w:spacing w:line="480" w:lineRule="auto"/>
        <w:rPr>
          <w:lang w:val="en-US"/>
        </w:rPr>
      </w:pPr>
    </w:p>
    <w:p w14:paraId="20C83781" w14:textId="77777777" w:rsidR="00557C75" w:rsidRPr="00A1033B" w:rsidRDefault="00557C75" w:rsidP="004D75E7">
      <w:pPr>
        <w:pStyle w:val="Textbody"/>
        <w:spacing w:line="480" w:lineRule="auto"/>
        <w:rPr>
          <w:lang w:val="en-US"/>
        </w:rPr>
      </w:pPr>
    </w:p>
    <w:p w14:paraId="5016971E" w14:textId="77777777" w:rsidR="00557C75" w:rsidRPr="00A1033B" w:rsidRDefault="00557C75" w:rsidP="004D75E7">
      <w:pPr>
        <w:pStyle w:val="Textbody"/>
        <w:spacing w:line="480" w:lineRule="auto"/>
        <w:rPr>
          <w:lang w:val="en-US"/>
        </w:rPr>
      </w:pPr>
    </w:p>
    <w:p w14:paraId="35577AE3" w14:textId="77777777" w:rsidR="00DB1BF8" w:rsidRPr="00A1033B" w:rsidRDefault="00DB1BF8" w:rsidP="004D75E7">
      <w:pPr>
        <w:pStyle w:val="Textbody"/>
        <w:spacing w:line="480" w:lineRule="auto"/>
        <w:rPr>
          <w:lang w:val="en-US"/>
        </w:rPr>
      </w:pPr>
    </w:p>
    <w:p w14:paraId="0BA7B1C4" w14:textId="77777777" w:rsidR="004D75E7" w:rsidRPr="00A1033B" w:rsidRDefault="004D75E7" w:rsidP="004D75E7">
      <w:pPr>
        <w:pStyle w:val="Textbody"/>
        <w:spacing w:line="480" w:lineRule="auto"/>
        <w:rPr>
          <w:lang w:val="en-US"/>
        </w:rPr>
      </w:pPr>
      <w:r w:rsidRPr="00A1033B">
        <w:rPr>
          <w:lang w:val="en-US"/>
        </w:rPr>
        <w:t xml:space="preserve">Bibliography </w:t>
      </w:r>
    </w:p>
    <w:p w14:paraId="44872900" w14:textId="15F3B061" w:rsidR="00B442E7" w:rsidRPr="00B442E7" w:rsidRDefault="00B442E7" w:rsidP="00B442E7">
      <w:pPr>
        <w:pStyle w:val="Heading3"/>
        <w:numPr>
          <w:ilvl w:val="0"/>
          <w:numId w:val="0"/>
        </w:numPr>
        <w:ind w:left="720" w:hanging="720"/>
        <w:rPr>
          <w:rFonts w:ascii="Times New Roman" w:eastAsia="Times New Roman" w:hAnsi="Times New Roman" w:cs="Times New Roman"/>
          <w:b w:val="0"/>
          <w:bCs w:val="0"/>
          <w:kern w:val="0"/>
          <w:sz w:val="24"/>
          <w:szCs w:val="24"/>
          <w:lang w:val="en-US" w:eastAsia="en-US" w:bidi="ar-SA"/>
        </w:rPr>
      </w:pPr>
      <w:r w:rsidRPr="00B442E7">
        <w:rPr>
          <w:rFonts w:ascii="Times New Roman" w:hAnsi="Times New Roman" w:cs="Times New Roman"/>
          <w:b w:val="0"/>
          <w:bCs w:val="0"/>
          <w:sz w:val="24"/>
          <w:szCs w:val="24"/>
          <w:lang w:val="en-US"/>
        </w:rPr>
        <w:t xml:space="preserve">Anzaldúa, Gloria. </w:t>
      </w:r>
      <w:r w:rsidRPr="00B442E7">
        <w:rPr>
          <w:rFonts w:ascii="Times New Roman" w:eastAsia="Times New Roman" w:hAnsi="Times New Roman" w:cs="Times New Roman"/>
          <w:b w:val="0"/>
          <w:bCs w:val="0"/>
          <w:i/>
          <w:iCs/>
          <w:kern w:val="0"/>
          <w:sz w:val="24"/>
          <w:szCs w:val="24"/>
          <w:lang w:val="en-US" w:eastAsia="en-US" w:bidi="ar-SA"/>
        </w:rPr>
        <w:t>Borderlands/La Frontera: The New Mestiza</w:t>
      </w:r>
      <w:r>
        <w:rPr>
          <w:rFonts w:ascii="Times New Roman" w:eastAsia="Times New Roman" w:hAnsi="Times New Roman" w:cs="Times New Roman"/>
          <w:b w:val="0"/>
          <w:bCs w:val="0"/>
          <w:kern w:val="0"/>
          <w:sz w:val="24"/>
          <w:szCs w:val="24"/>
          <w:lang w:val="en-US" w:eastAsia="en-US" w:bidi="ar-SA"/>
        </w:rPr>
        <w:t>. Aunt Lute Books. 1987.</w:t>
      </w:r>
    </w:p>
    <w:p w14:paraId="3A1BD8FB" w14:textId="77777777" w:rsidR="00B442E7" w:rsidRPr="00B442E7" w:rsidRDefault="00B442E7" w:rsidP="00B442E7">
      <w:pPr>
        <w:pStyle w:val="Textbody"/>
        <w:rPr>
          <w:lang w:val="en-US" w:eastAsia="en-US" w:bidi="ar-SA"/>
        </w:rPr>
      </w:pPr>
    </w:p>
    <w:p w14:paraId="58A6A9E0" w14:textId="725BBDA4" w:rsidR="0006436F" w:rsidRPr="00A1033B" w:rsidRDefault="0006436F" w:rsidP="004D75E7">
      <w:pPr>
        <w:pStyle w:val="Textbody"/>
        <w:spacing w:line="480" w:lineRule="auto"/>
        <w:rPr>
          <w:lang w:val="en-US"/>
        </w:rPr>
      </w:pPr>
      <w:r w:rsidRPr="00B442E7">
        <w:rPr>
          <w:rFonts w:cs="Times New Roman"/>
          <w:lang w:val="en-US"/>
        </w:rPr>
        <w:t xml:space="preserve">Butler, Judith. </w:t>
      </w:r>
      <w:r w:rsidRPr="00B442E7">
        <w:rPr>
          <w:rFonts w:cs="Times New Roman"/>
          <w:i/>
          <w:iCs/>
          <w:lang w:val="en-US"/>
        </w:rPr>
        <w:t>Bodies That Matter: On the</w:t>
      </w:r>
      <w:r w:rsidRPr="00A1033B">
        <w:rPr>
          <w:i/>
          <w:iCs/>
          <w:lang w:val="en-US"/>
        </w:rPr>
        <w:t xml:space="preserve"> Discursive Limits of “Sex”</w:t>
      </w:r>
      <w:r w:rsidRPr="00A1033B">
        <w:rPr>
          <w:lang w:val="en-US"/>
        </w:rPr>
        <w:t xml:space="preserve">. Routledge, </w:t>
      </w:r>
    </w:p>
    <w:p w14:paraId="6EF473D1" w14:textId="0A9C4B27" w:rsidR="00FA6D09" w:rsidRDefault="0006436F" w:rsidP="00FA6D09">
      <w:pPr>
        <w:pStyle w:val="Textbody"/>
        <w:spacing w:line="480" w:lineRule="auto"/>
        <w:ind w:firstLine="709"/>
        <w:rPr>
          <w:lang w:val="en-US"/>
        </w:rPr>
      </w:pPr>
      <w:r w:rsidRPr="00A1033B">
        <w:rPr>
          <w:lang w:val="en-US"/>
        </w:rPr>
        <w:t>2011.</w:t>
      </w:r>
    </w:p>
    <w:p w14:paraId="22F0735C" w14:textId="34D59021" w:rsidR="00D02801" w:rsidRDefault="00D02801" w:rsidP="00D02801">
      <w:pPr>
        <w:pStyle w:val="Textbody"/>
        <w:spacing w:line="480" w:lineRule="auto"/>
        <w:rPr>
          <w:lang w:val="en-US"/>
        </w:rPr>
      </w:pPr>
      <w:r>
        <w:rPr>
          <w:lang w:val="en-US"/>
        </w:rPr>
        <w:t xml:space="preserve">Butler, Judith. “Keynote Speech.” </w:t>
      </w:r>
      <w:r w:rsidRPr="00A1033B">
        <w:rPr>
          <w:i/>
          <w:iCs/>
          <w:lang w:val="en-US"/>
        </w:rPr>
        <w:t>The Scholar and Feminist 2026 Conference</w:t>
      </w:r>
      <w:r>
        <w:rPr>
          <w:lang w:val="en-US"/>
        </w:rPr>
        <w:t xml:space="preserve">. Barnard Center for </w:t>
      </w:r>
    </w:p>
    <w:p w14:paraId="3653FAC6" w14:textId="5922B116" w:rsidR="00D02801" w:rsidRPr="00D02801" w:rsidRDefault="00D02801" w:rsidP="00D02801">
      <w:pPr>
        <w:pStyle w:val="Textbody"/>
        <w:spacing w:line="480" w:lineRule="auto"/>
        <w:ind w:firstLine="709"/>
        <w:rPr>
          <w:lang w:val="en-US"/>
        </w:rPr>
      </w:pPr>
      <w:r>
        <w:rPr>
          <w:lang w:val="en-US"/>
        </w:rPr>
        <w:t xml:space="preserve">Research on Women. February 28, 2026. </w:t>
      </w:r>
    </w:p>
    <w:p w14:paraId="3B5B6EE4" w14:textId="55CE85EB" w:rsidR="004D75E7" w:rsidRPr="00A1033B" w:rsidRDefault="004D75E7" w:rsidP="004D75E7">
      <w:pPr>
        <w:pStyle w:val="Textbody"/>
        <w:spacing w:after="0" w:line="480" w:lineRule="auto"/>
        <w:rPr>
          <w:lang w:val="en-US"/>
        </w:rPr>
      </w:pPr>
      <w:r w:rsidRPr="00A1033B">
        <w:rPr>
          <w:lang w:val="en-US"/>
        </w:rPr>
        <w:t xml:space="preserve">Calado, Filipa. </w:t>
      </w:r>
      <w:r w:rsidRPr="00A1033B">
        <w:rPr>
          <w:i/>
          <w:iCs/>
          <w:lang w:val="en-US"/>
        </w:rPr>
        <w:t>anti-trans,</w:t>
      </w:r>
      <w:r w:rsidRPr="00A1033B">
        <w:rPr>
          <w:lang w:val="en-US"/>
        </w:rPr>
        <w:t xml:space="preserve"> source code repository. </w:t>
      </w:r>
      <w:r w:rsidRPr="00A1033B">
        <w:rPr>
          <w:i/>
          <w:iCs/>
          <w:lang w:val="en-US"/>
        </w:rPr>
        <w:t>Gofilipa</w:t>
      </w:r>
      <w:r w:rsidRPr="00A1033B">
        <w:rPr>
          <w:lang w:val="en-US"/>
        </w:rPr>
        <w:t xml:space="preserve">. Github.  </w:t>
      </w:r>
    </w:p>
    <w:p w14:paraId="3DB9EDA1" w14:textId="77777777" w:rsidR="004D75E7" w:rsidRPr="00A1033B" w:rsidRDefault="004D75E7" w:rsidP="004D75E7">
      <w:pPr>
        <w:pStyle w:val="Textbody"/>
        <w:spacing w:after="0" w:line="480" w:lineRule="auto"/>
        <w:ind w:firstLine="709"/>
        <w:rPr>
          <w:lang w:val="en-US"/>
        </w:rPr>
      </w:pPr>
      <w:r w:rsidRPr="00A1033B">
        <w:rPr>
          <w:lang w:val="en-US"/>
        </w:rPr>
        <w:t>https://github.com/gofilipa/anti-trans. 2025.</w:t>
      </w:r>
    </w:p>
    <w:p w14:paraId="20DE1A4C" w14:textId="77777777" w:rsidR="004D75E7" w:rsidRPr="00A1033B" w:rsidRDefault="004D75E7" w:rsidP="004D75E7">
      <w:pPr>
        <w:pStyle w:val="Textbody"/>
        <w:spacing w:after="0" w:line="480" w:lineRule="auto"/>
        <w:rPr>
          <w:lang w:val="en-US"/>
        </w:rPr>
      </w:pPr>
      <w:r w:rsidRPr="00A1033B">
        <w:rPr>
          <w:lang w:val="en-US"/>
        </w:rPr>
        <w:t xml:space="preserve">Calado, Filipa. </w:t>
      </w:r>
      <w:r w:rsidRPr="00A1033B">
        <w:rPr>
          <w:i/>
          <w:iCs/>
          <w:lang w:val="en-US"/>
        </w:rPr>
        <w:t>love_blind,</w:t>
      </w:r>
      <w:r w:rsidRPr="00A1033B">
        <w:rPr>
          <w:lang w:val="en-US"/>
        </w:rPr>
        <w:t xml:space="preserve"> source code repository. </w:t>
      </w:r>
      <w:r w:rsidRPr="00A1033B">
        <w:rPr>
          <w:i/>
          <w:iCs/>
          <w:lang w:val="en-US"/>
        </w:rPr>
        <w:t>Gofilipa</w:t>
      </w:r>
      <w:r w:rsidRPr="00A1033B">
        <w:rPr>
          <w:lang w:val="en-US"/>
        </w:rPr>
        <w:t xml:space="preserve">. Github. </w:t>
      </w:r>
    </w:p>
    <w:p w14:paraId="03A3A32A" w14:textId="77777777" w:rsidR="004D75E7" w:rsidRPr="00A1033B" w:rsidRDefault="004D75E7" w:rsidP="004D75E7">
      <w:pPr>
        <w:pStyle w:val="Textbody"/>
        <w:spacing w:after="0" w:line="480" w:lineRule="auto"/>
        <w:ind w:firstLine="709"/>
        <w:rPr>
          <w:lang w:val="en-US"/>
        </w:rPr>
      </w:pPr>
      <w:r w:rsidRPr="00A1033B">
        <w:rPr>
          <w:lang w:val="en-US"/>
        </w:rPr>
        <w:t>https://github.com/gofilipa/love_blind. 2025.</w:t>
      </w:r>
    </w:p>
    <w:p w14:paraId="37B735A9" w14:textId="77777777" w:rsidR="004D75E7" w:rsidRPr="00A1033B" w:rsidRDefault="004D75E7" w:rsidP="004D75E7">
      <w:pPr>
        <w:pStyle w:val="Textbody"/>
        <w:spacing w:after="0" w:line="480" w:lineRule="auto"/>
        <w:rPr>
          <w:lang w:val="en-US"/>
        </w:rPr>
      </w:pPr>
      <w:r w:rsidRPr="00A1033B">
        <w:rPr>
          <w:lang w:val="en-US"/>
        </w:rPr>
        <w:t xml:space="preserve">Calado, Filipa. </w:t>
      </w:r>
      <w:r w:rsidRPr="00A1033B">
        <w:rPr>
          <w:i/>
          <w:iCs/>
          <w:lang w:val="en-US"/>
        </w:rPr>
        <w:t>gpt2-hertiage_foundation-gender</w:t>
      </w:r>
      <w:r w:rsidRPr="00A1033B">
        <w:rPr>
          <w:lang w:val="en-US"/>
        </w:rPr>
        <w:t xml:space="preserve">, </w:t>
      </w:r>
      <w:r w:rsidRPr="00A1033B">
        <w:rPr>
          <w:i/>
          <w:iCs/>
          <w:lang w:val="en-US"/>
        </w:rPr>
        <w:t>gpt2-aclu-gender</w:t>
      </w:r>
      <w:r w:rsidRPr="00A1033B">
        <w:rPr>
          <w:lang w:val="en-US"/>
        </w:rPr>
        <w:t xml:space="preserve">, </w:t>
      </w:r>
      <w:r w:rsidRPr="00A1033B">
        <w:rPr>
          <w:i/>
          <w:iCs/>
          <w:lang w:val="en-US"/>
        </w:rPr>
        <w:t>LoveIsBlind_Pods,</w:t>
      </w:r>
      <w:r w:rsidRPr="00A1033B">
        <w:rPr>
          <w:lang w:val="en-US"/>
        </w:rPr>
        <w:t xml:space="preserve"> </w:t>
      </w:r>
    </w:p>
    <w:p w14:paraId="0A925F1A" w14:textId="77777777" w:rsidR="004D75E7" w:rsidRPr="00A1033B" w:rsidRDefault="004D75E7" w:rsidP="004D75E7">
      <w:pPr>
        <w:pStyle w:val="Textbody"/>
        <w:spacing w:after="0" w:line="480" w:lineRule="auto"/>
        <w:ind w:left="709"/>
        <w:rPr>
          <w:rFonts w:cs="Times New Roman"/>
          <w:lang w:val="en-US"/>
        </w:rPr>
      </w:pPr>
      <w:r w:rsidRPr="00A1033B">
        <w:rPr>
          <w:i/>
          <w:iCs/>
          <w:lang w:val="en-US"/>
        </w:rPr>
        <w:t>LoveIsBlind_Postpods</w:t>
      </w:r>
      <w:r w:rsidRPr="00A1033B">
        <w:rPr>
          <w:lang w:val="en-US"/>
        </w:rPr>
        <w:t>, Large Language Model repositories. Huggingface. https://huggingface.co/gofilipa/. 2025.</w:t>
      </w:r>
      <w:r w:rsidR="00D94C03" w:rsidRPr="00A1033B">
        <w:rPr>
          <w:lang w:val="en-US"/>
        </w:rPr>
        <w:t xml:space="preserve"> </w:t>
      </w:r>
    </w:p>
    <w:p w14:paraId="2C571F98" w14:textId="77777777" w:rsidR="009402D5" w:rsidRDefault="009402D5" w:rsidP="009402D5">
      <w:pPr>
        <w:pStyle w:val="Textbody"/>
        <w:spacing w:after="0" w:line="480" w:lineRule="auto"/>
        <w:rPr>
          <w:rFonts w:cs="Times New Roman"/>
          <w:lang w:val="en-US"/>
        </w:rPr>
      </w:pPr>
      <w:r w:rsidRPr="00A1033B">
        <w:rPr>
          <w:rFonts w:cs="Times New Roman"/>
          <w:lang w:val="en-US"/>
        </w:rPr>
        <w:t xml:space="preserve">Cowan, T. L., and Jas Rault. </w:t>
      </w:r>
      <w:r w:rsidRPr="00A1033B">
        <w:rPr>
          <w:rFonts w:cs="Times New Roman"/>
          <w:i/>
          <w:iCs/>
          <w:lang w:val="en-US"/>
        </w:rPr>
        <w:t>Heavy Processing</w:t>
      </w:r>
      <w:r w:rsidRPr="00A1033B">
        <w:rPr>
          <w:rFonts w:cs="Times New Roman"/>
          <w:lang w:val="en-US"/>
        </w:rPr>
        <w:t>. punctum books, 2024.</w:t>
      </w:r>
    </w:p>
    <w:p w14:paraId="1287F4E3" w14:textId="6E2DC557" w:rsidR="00F67F68" w:rsidRPr="00A1033B" w:rsidRDefault="00F67F68" w:rsidP="009402D5">
      <w:pPr>
        <w:pStyle w:val="Textbody"/>
        <w:spacing w:after="0" w:line="480" w:lineRule="auto"/>
        <w:rPr>
          <w:rFonts w:cs="Times New Roman"/>
          <w:lang w:val="en-US"/>
        </w:rPr>
      </w:pPr>
      <w:r>
        <w:rPr>
          <w:rFonts w:cs="Times New Roman"/>
          <w:i/>
          <w:iCs/>
          <w:lang w:val="en-US"/>
        </w:rPr>
        <w:t>d</w:t>
      </w:r>
      <w:r w:rsidRPr="00F67F68">
        <w:rPr>
          <w:rFonts w:cs="Times New Roman"/>
          <w:i/>
          <w:iCs/>
          <w:lang w:val="en-US"/>
        </w:rPr>
        <w:t>hsgov</w:t>
      </w:r>
      <w:r>
        <w:rPr>
          <w:rFonts w:cs="Times New Roman"/>
          <w:lang w:val="en-US"/>
        </w:rPr>
        <w:t xml:space="preserve">. Dept. of Homeland Security. Instagram account. </w:t>
      </w:r>
      <w:r w:rsidRPr="00F67F68">
        <w:rPr>
          <w:rFonts w:cs="Times New Roman"/>
          <w:lang w:val="en-US"/>
        </w:rPr>
        <w:t>https://www.instagram.com/dhsgov/</w:t>
      </w:r>
      <w:r>
        <w:rPr>
          <w:rFonts w:cs="Times New Roman"/>
          <w:lang w:val="en-US"/>
        </w:rPr>
        <w:t xml:space="preserve"> </w:t>
      </w:r>
    </w:p>
    <w:p w14:paraId="11A27447" w14:textId="60822190" w:rsidR="00732A8B" w:rsidRDefault="00FA6D09" w:rsidP="00D94C03">
      <w:pPr>
        <w:pStyle w:val="Textbody"/>
        <w:spacing w:after="0" w:line="480" w:lineRule="auto"/>
        <w:rPr>
          <w:lang w:val="en-US"/>
        </w:rPr>
      </w:pPr>
      <w:r>
        <w:rPr>
          <w:lang w:val="en-US"/>
        </w:rPr>
        <w:t xml:space="preserve">Fisher, Caitlin.  </w:t>
      </w:r>
      <w:r>
        <w:rPr>
          <w:i/>
          <w:iCs/>
          <w:lang w:val="en-US"/>
        </w:rPr>
        <w:t>These Waves of Girls</w:t>
      </w:r>
      <w:r>
        <w:rPr>
          <w:lang w:val="en-US"/>
        </w:rPr>
        <w:t xml:space="preserve">. </w:t>
      </w:r>
      <w:r w:rsidR="00732A8B">
        <w:rPr>
          <w:lang w:val="en-US"/>
        </w:rPr>
        <w:t xml:space="preserve">ELMCIP. 2021. </w:t>
      </w:r>
      <w:r w:rsidR="00732A8B" w:rsidRPr="00732A8B">
        <w:rPr>
          <w:lang w:val="en-US"/>
        </w:rPr>
        <w:t>https://elmcip.net/creative-work/these-</w:t>
      </w:r>
    </w:p>
    <w:p w14:paraId="60DBB39E" w14:textId="796E2586" w:rsidR="00FA6D09" w:rsidRPr="00FA6D09" w:rsidRDefault="00732A8B" w:rsidP="00732A8B">
      <w:pPr>
        <w:pStyle w:val="Textbody"/>
        <w:spacing w:after="0" w:line="480" w:lineRule="auto"/>
        <w:ind w:firstLine="709"/>
        <w:rPr>
          <w:lang w:val="en-US"/>
        </w:rPr>
      </w:pPr>
      <w:r w:rsidRPr="00732A8B">
        <w:rPr>
          <w:lang w:val="en-US"/>
        </w:rPr>
        <w:t>waves-girls-hypermedia-novella</w:t>
      </w:r>
      <w:r>
        <w:rPr>
          <w:lang w:val="en-US"/>
        </w:rPr>
        <w:t xml:space="preserve"> </w:t>
      </w:r>
    </w:p>
    <w:p w14:paraId="2563D812" w14:textId="28FBD9B5" w:rsidR="00D94C03" w:rsidRPr="00A1033B" w:rsidRDefault="00D94C03" w:rsidP="00D94C03">
      <w:pPr>
        <w:pStyle w:val="Textbody"/>
        <w:spacing w:after="0" w:line="480" w:lineRule="auto"/>
        <w:rPr>
          <w:i/>
          <w:iCs/>
          <w:lang w:val="en-US"/>
        </w:rPr>
      </w:pPr>
      <w:r w:rsidRPr="00A1033B">
        <w:rPr>
          <w:lang w:val="en-US"/>
        </w:rPr>
        <w:t xml:space="preserve">Gaboury, Jacob. </w:t>
      </w:r>
      <w:r w:rsidR="00A60779" w:rsidRPr="00A1033B">
        <w:rPr>
          <w:lang w:val="en-US"/>
        </w:rPr>
        <w:t>“</w:t>
      </w:r>
      <w:r w:rsidRPr="00A1033B">
        <w:rPr>
          <w:lang w:val="en-US"/>
        </w:rPr>
        <w:t>Critical Unmaking: Toward A Queer Computation</w:t>
      </w:r>
      <w:r w:rsidR="00A60779" w:rsidRPr="00A1033B">
        <w:rPr>
          <w:lang w:val="en-US"/>
        </w:rPr>
        <w:t>”</w:t>
      </w:r>
      <w:r w:rsidRPr="00A1033B">
        <w:rPr>
          <w:lang w:val="en-US"/>
        </w:rPr>
        <w:t xml:space="preserve">. </w:t>
      </w:r>
      <w:r w:rsidRPr="00A1033B">
        <w:rPr>
          <w:i/>
          <w:iCs/>
          <w:lang w:val="en-US"/>
        </w:rPr>
        <w:t xml:space="preserve">The Routledge Companion to </w:t>
      </w:r>
    </w:p>
    <w:p w14:paraId="0264F9D1" w14:textId="77777777" w:rsidR="00D94C03" w:rsidRPr="00A1033B" w:rsidRDefault="00D94C03" w:rsidP="00D94C03">
      <w:pPr>
        <w:pStyle w:val="Textbody"/>
        <w:spacing w:after="0" w:line="480" w:lineRule="auto"/>
        <w:ind w:left="709"/>
        <w:rPr>
          <w:lang w:val="en-US"/>
        </w:rPr>
      </w:pPr>
      <w:r w:rsidRPr="00A1033B">
        <w:rPr>
          <w:i/>
          <w:iCs/>
          <w:lang w:val="en-US"/>
        </w:rPr>
        <w:t>Media Studies and Digital Humanities / Edited by Jentery Sayers</w:t>
      </w:r>
      <w:r w:rsidRPr="00A1033B">
        <w:rPr>
          <w:lang w:val="en-US"/>
        </w:rPr>
        <w:t>. Routledge, Taylor &amp; Francis Group, 2018</w:t>
      </w:r>
    </w:p>
    <w:p w14:paraId="76D08124" w14:textId="77777777" w:rsidR="00D94C03" w:rsidRPr="00A1033B" w:rsidRDefault="00D94C03" w:rsidP="00D94C03">
      <w:pPr>
        <w:pStyle w:val="Textbody"/>
        <w:spacing w:after="0" w:line="480" w:lineRule="auto"/>
        <w:rPr>
          <w:i/>
          <w:iCs/>
          <w:lang w:val="en-US"/>
        </w:rPr>
      </w:pPr>
      <w:r w:rsidRPr="00A1033B">
        <w:rPr>
          <w:lang w:val="en-US"/>
        </w:rPr>
        <w:t xml:space="preserve">Gaboury, Jacob. </w:t>
      </w:r>
      <w:r w:rsidR="00A60779" w:rsidRPr="00A1033B">
        <w:rPr>
          <w:lang w:val="en-US"/>
        </w:rPr>
        <w:t>“</w:t>
      </w:r>
      <w:r w:rsidRPr="00A1033B">
        <w:rPr>
          <w:lang w:val="en-US"/>
        </w:rPr>
        <w:t>Queer Affects at the Origins of Computation.</w:t>
      </w:r>
      <w:r w:rsidR="00A60779" w:rsidRPr="00A1033B">
        <w:rPr>
          <w:lang w:val="en-US"/>
        </w:rPr>
        <w:t>”</w:t>
      </w:r>
      <w:r w:rsidRPr="00A1033B">
        <w:rPr>
          <w:lang w:val="en-US"/>
        </w:rPr>
        <w:t xml:space="preserve"> </w:t>
      </w:r>
      <w:r w:rsidRPr="00A1033B">
        <w:rPr>
          <w:i/>
          <w:iCs/>
          <w:lang w:val="en-US"/>
        </w:rPr>
        <w:t xml:space="preserve">JCMS: Journal of Cinema and </w:t>
      </w:r>
    </w:p>
    <w:p w14:paraId="37F74774" w14:textId="77777777" w:rsidR="00D94C03" w:rsidRPr="00A1033B" w:rsidRDefault="00D94C03" w:rsidP="00D94C03">
      <w:pPr>
        <w:pStyle w:val="Textbody"/>
        <w:spacing w:after="0" w:line="480" w:lineRule="auto"/>
        <w:ind w:firstLine="709"/>
        <w:rPr>
          <w:lang w:val="en-US"/>
        </w:rPr>
      </w:pPr>
      <w:r w:rsidRPr="00A1033B">
        <w:rPr>
          <w:i/>
          <w:iCs/>
          <w:lang w:val="en-US"/>
        </w:rPr>
        <w:t>Media Studies</w:t>
      </w:r>
      <w:r w:rsidRPr="00A1033B">
        <w:rPr>
          <w:lang w:val="en-US"/>
        </w:rPr>
        <w:t>, vol. 61, no. 4, June 2022, pp. 169–74.</w:t>
      </w:r>
    </w:p>
    <w:p w14:paraId="247D03D6" w14:textId="77777777" w:rsidR="00113358" w:rsidRPr="00A1033B" w:rsidRDefault="00113358" w:rsidP="00113358">
      <w:pPr>
        <w:pStyle w:val="Textbody"/>
        <w:spacing w:after="0" w:line="480" w:lineRule="auto"/>
        <w:rPr>
          <w:lang w:val="en-US"/>
        </w:rPr>
      </w:pPr>
      <w:r w:rsidRPr="00A1033B">
        <w:rPr>
          <w:lang w:val="en-US"/>
        </w:rPr>
        <w:t xml:space="preserve">Guyan, Kevin. </w:t>
      </w:r>
      <w:r w:rsidRPr="00A1033B">
        <w:rPr>
          <w:i/>
          <w:iCs/>
          <w:lang w:val="en-US"/>
        </w:rPr>
        <w:t>Queer Data: Using Gender, Sex and Sexuality Data for Action</w:t>
      </w:r>
      <w:r w:rsidRPr="00A1033B">
        <w:rPr>
          <w:lang w:val="en-US"/>
        </w:rPr>
        <w:t xml:space="preserve">. Bloomsbury </w:t>
      </w:r>
    </w:p>
    <w:p w14:paraId="6B08E249" w14:textId="77777777" w:rsidR="00113358" w:rsidRPr="00A1033B" w:rsidRDefault="00113358" w:rsidP="00113358">
      <w:pPr>
        <w:pStyle w:val="Textbody"/>
        <w:spacing w:after="0" w:line="480" w:lineRule="auto"/>
        <w:ind w:firstLine="709"/>
        <w:rPr>
          <w:lang w:val="en-US"/>
        </w:rPr>
      </w:pPr>
      <w:r w:rsidRPr="00A1033B">
        <w:rPr>
          <w:lang w:val="en-US"/>
        </w:rPr>
        <w:lastRenderedPageBreak/>
        <w:t>Academic. 2022</w:t>
      </w:r>
    </w:p>
    <w:p w14:paraId="4EDDF78A" w14:textId="77777777" w:rsidR="00D94C03" w:rsidRPr="00A1033B" w:rsidRDefault="009402D5" w:rsidP="00D94C03">
      <w:pPr>
        <w:pStyle w:val="Textbody"/>
        <w:spacing w:after="0" w:line="480" w:lineRule="auto"/>
        <w:rPr>
          <w:rFonts w:cs="Times New Roman"/>
          <w:lang w:val="en-US"/>
        </w:rPr>
      </w:pPr>
      <w:r w:rsidRPr="00A1033B">
        <w:rPr>
          <w:rFonts w:cs="Times New Roman"/>
          <w:lang w:val="en-US"/>
        </w:rPr>
        <w:t xml:space="preserve">Keilty, Patrick. </w:t>
      </w:r>
      <w:r w:rsidRPr="00A1033B">
        <w:rPr>
          <w:rFonts w:cs="Times New Roman"/>
          <w:i/>
          <w:iCs/>
          <w:lang w:val="en-US"/>
        </w:rPr>
        <w:t>Queer Data Studies</w:t>
      </w:r>
      <w:r w:rsidRPr="00A1033B">
        <w:rPr>
          <w:rFonts w:cs="Times New Roman"/>
          <w:lang w:val="en-US"/>
        </w:rPr>
        <w:t>. University of Washington Press, 2024.</w:t>
      </w:r>
    </w:p>
    <w:p w14:paraId="633100CC" w14:textId="77777777" w:rsidR="0006436F" w:rsidRPr="00A1033B" w:rsidRDefault="0006436F" w:rsidP="00D94C03">
      <w:pPr>
        <w:pStyle w:val="Textbody"/>
        <w:spacing w:after="0" w:line="480" w:lineRule="auto"/>
        <w:rPr>
          <w:i/>
          <w:iCs/>
          <w:lang w:val="en-US"/>
        </w:rPr>
      </w:pPr>
      <w:r w:rsidRPr="00A1033B">
        <w:rPr>
          <w:lang w:val="en-US"/>
        </w:rPr>
        <w:t xml:space="preserve">Muñoz, José Esteban. </w:t>
      </w:r>
      <w:r w:rsidRPr="00A1033B">
        <w:rPr>
          <w:i/>
          <w:iCs/>
          <w:lang w:val="en-US"/>
        </w:rPr>
        <w:t xml:space="preserve">Disidentifications : Queers of Color and the Performance of Politics / José </w:t>
      </w:r>
    </w:p>
    <w:p w14:paraId="7C7F1B38" w14:textId="69F88D11" w:rsidR="0006436F" w:rsidRPr="00A1033B" w:rsidRDefault="0006436F" w:rsidP="0006436F">
      <w:pPr>
        <w:pStyle w:val="Textbody"/>
        <w:spacing w:after="0" w:line="480" w:lineRule="auto"/>
        <w:ind w:firstLine="709"/>
        <w:rPr>
          <w:rFonts w:cs="Times New Roman"/>
          <w:lang w:val="en-US"/>
        </w:rPr>
      </w:pPr>
      <w:r w:rsidRPr="00A1033B">
        <w:rPr>
          <w:i/>
          <w:iCs/>
          <w:lang w:val="en-US"/>
        </w:rPr>
        <w:t>Esteban Muñoz</w:t>
      </w:r>
      <w:r w:rsidRPr="00A1033B">
        <w:rPr>
          <w:lang w:val="en-US"/>
        </w:rPr>
        <w:t xml:space="preserve">. University of Minnesota Press, 1999. </w:t>
      </w:r>
    </w:p>
    <w:p w14:paraId="346E4E10" w14:textId="77777777" w:rsidR="009402D5" w:rsidRPr="00A1033B" w:rsidRDefault="009402D5" w:rsidP="00D94C03">
      <w:pPr>
        <w:pStyle w:val="Textbody"/>
        <w:spacing w:after="0" w:line="480" w:lineRule="auto"/>
        <w:rPr>
          <w:lang w:val="en-US"/>
        </w:rPr>
      </w:pPr>
    </w:p>
    <w:sectPr w:rsidR="009402D5" w:rsidRPr="00A1033B">
      <w:footerReference w:type="default" r:id="rId11"/>
      <w:pgSz w:w="11906" w:h="16838"/>
      <w:pgMar w:top="1134" w:right="1134" w:bottom="1474" w:left="1134" w:header="720" w:footer="113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Gold" w:date="2026-05-11T15:19:00Z" w:initials="MG">
    <w:p w14:paraId="7B0FAF51" w14:textId="77777777" w:rsidR="00E305E1" w:rsidRDefault="00E305E1" w:rsidP="00E305E1">
      <w:r>
        <w:rPr>
          <w:rStyle w:val="CommentReference"/>
        </w:rPr>
        <w:annotationRef/>
      </w:r>
      <w:r>
        <w:rPr>
          <w:rFonts w:cs="Mangal"/>
          <w:sz w:val="20"/>
          <w:szCs w:val="18"/>
        </w:rPr>
        <w:t>rephrase</w:t>
      </w:r>
    </w:p>
  </w:comment>
  <w:comment w:id="1" w:author="Matthew Gold" w:date="2026-05-11T15:19:00Z" w:initials="MG">
    <w:p w14:paraId="57168220" w14:textId="77777777" w:rsidR="00E305E1" w:rsidRDefault="00E305E1" w:rsidP="00E305E1">
      <w:r>
        <w:rPr>
          <w:rStyle w:val="CommentReference"/>
        </w:rPr>
        <w:annotationRef/>
      </w:r>
      <w:r>
        <w:rPr>
          <w:rFonts w:cs="Mangal"/>
          <w:sz w:val="20"/>
          <w:szCs w:val="18"/>
        </w:rPr>
        <w:t>awk - rephrase</w:t>
      </w:r>
    </w:p>
  </w:comment>
  <w:comment w:id="2" w:author="Matthew Gold" w:date="2026-05-11T15:19:00Z" w:initials="MG">
    <w:p w14:paraId="242A6C57" w14:textId="77777777" w:rsidR="00E305E1" w:rsidRDefault="00E305E1" w:rsidP="00E305E1">
      <w:r>
        <w:rPr>
          <w:rStyle w:val="CommentReference"/>
        </w:rPr>
        <w:annotationRef/>
      </w:r>
      <w:r>
        <w:rPr>
          <w:rFonts w:cs="Mangal"/>
          <w:sz w:val="20"/>
          <w:szCs w:val="18"/>
        </w:rPr>
        <w:t>proposes?</w:t>
      </w:r>
    </w:p>
  </w:comment>
  <w:comment w:id="3" w:author="Matthew Gold" w:date="2026-05-11T15:20:00Z" w:initials="MG">
    <w:p w14:paraId="24622BBA" w14:textId="77777777" w:rsidR="00E305E1" w:rsidRDefault="00E305E1" w:rsidP="00E305E1">
      <w:r>
        <w:rPr>
          <w:rStyle w:val="CommentReference"/>
        </w:rPr>
        <w:annotationRef/>
      </w:r>
      <w:r>
        <w:rPr>
          <w:rFonts w:cs="Mangal"/>
          <w:sz w:val="20"/>
          <w:szCs w:val="18"/>
        </w:rPr>
        <w:t>engages these methodologies to propose new computational?</w:t>
      </w:r>
    </w:p>
    <w:p w14:paraId="5F70DB9B" w14:textId="77777777" w:rsidR="00E305E1" w:rsidRDefault="00E305E1" w:rsidP="00E305E1"/>
  </w:comment>
  <w:comment w:id="4" w:author="Matthew Gold" w:date="2026-05-11T15:28:00Z" w:initials="MG">
    <w:p w14:paraId="5D27FC21" w14:textId="77777777" w:rsidR="00F3495E" w:rsidRDefault="00F3495E" w:rsidP="00F3495E">
      <w:r>
        <w:rPr>
          <w:rStyle w:val="CommentReference"/>
        </w:rPr>
        <w:annotationRef/>
      </w:r>
      <w:r>
        <w:rPr>
          <w:rFonts w:cs="Mangal"/>
          <w:sz w:val="20"/>
          <w:szCs w:val="18"/>
        </w:rPr>
        <w:t>gesture towards AI/LLMs earlier in the proposal</w:t>
      </w:r>
    </w:p>
  </w:comment>
  <w:comment w:id="5" w:author="Matthew Gold" w:date="2026-05-11T15:18:00Z" w:initials="MG">
    <w:p w14:paraId="50997950" w14:textId="77777777" w:rsidR="00E305E1" w:rsidRDefault="00E305E1" w:rsidP="00E305E1">
      <w:r>
        <w:rPr>
          <w:rStyle w:val="CommentReference"/>
        </w:rPr>
        <w:annotationRef/>
      </w:r>
      <w:r>
        <w:rPr>
          <w:rFonts w:cs="Mangal"/>
          <w:sz w:val="20"/>
          <w:szCs w:val="18"/>
        </w:rPr>
        <w:t>rep</w:t>
      </w:r>
    </w:p>
  </w:comment>
  <w:comment w:id="6" w:author="Matthew Gold" w:date="2026-05-11T15:20:00Z" w:initials="MG">
    <w:p w14:paraId="098CFA5C" w14:textId="77777777" w:rsidR="00E305E1" w:rsidRDefault="00E305E1" w:rsidP="00E305E1">
      <w:r>
        <w:rPr>
          <w:rStyle w:val="CommentReference"/>
        </w:rPr>
        <w:annotationRef/>
      </w:r>
      <w:r>
        <w:rPr>
          <w:rFonts w:cs="Mangal"/>
          <w:sz w:val="20"/>
          <w:szCs w:val="18"/>
        </w:rPr>
        <w:t>do we need some rationale for the focus on these particular texts? why them?</w:t>
      </w:r>
    </w:p>
  </w:comment>
  <w:comment w:id="7" w:author="Matthew Gold" w:date="2026-05-11T15:19:00Z" w:initials="MG">
    <w:p w14:paraId="25F34F3A" w14:textId="77777777" w:rsidR="00E305E1" w:rsidRDefault="00E305E1" w:rsidP="00E305E1">
      <w:r>
        <w:rPr>
          <w:rStyle w:val="CommentReference"/>
        </w:rPr>
        <w:annotationRef/>
      </w:r>
      <w:r>
        <w:rPr>
          <w:rFonts w:cs="Mangal"/>
          <w:sz w:val="20"/>
          <w:szCs w:val="18"/>
        </w:rPr>
        <w:t>what does that mean?</w:t>
      </w:r>
    </w:p>
    <w:p w14:paraId="05E9EC2C" w14:textId="77777777" w:rsidR="00E305E1" w:rsidRDefault="00E305E1" w:rsidP="00E305E1"/>
  </w:comment>
  <w:comment w:id="8" w:author="Matthew Gold" w:date="2026-05-11T15:21:00Z" w:initials="MG">
    <w:p w14:paraId="1858DE9A" w14:textId="77777777" w:rsidR="00E305E1" w:rsidRDefault="00E305E1" w:rsidP="00E305E1">
      <w:r>
        <w:rPr>
          <w:rStyle w:val="CommentReference"/>
        </w:rPr>
        <w:annotationRef/>
      </w:r>
      <w:r>
        <w:rPr>
          <w:rFonts w:cs="Mangal"/>
          <w:sz w:val="20"/>
          <w:szCs w:val="18"/>
        </w:rPr>
        <w:t>rep and also assign action to theorists (people) rather than the field as a whole</w:t>
      </w:r>
    </w:p>
  </w:comment>
  <w:comment w:id="9" w:author="Matthew Gold" w:date="2026-05-11T15:21:00Z" w:initials="MG">
    <w:p w14:paraId="2F41BFE8" w14:textId="77777777" w:rsidR="00E305E1" w:rsidRDefault="00E305E1" w:rsidP="00E305E1">
      <w:r>
        <w:rPr>
          <w:rStyle w:val="CommentReference"/>
        </w:rPr>
        <w:annotationRef/>
      </w:r>
      <w:r>
        <w:rPr>
          <w:rFonts w:cs="Mangal"/>
          <w:sz w:val="20"/>
          <w:szCs w:val="18"/>
        </w:rPr>
        <w:t>gloss "totalizing structures"</w:t>
      </w:r>
    </w:p>
  </w:comment>
  <w:comment w:id="10" w:author="Matthew Gold" w:date="2026-05-11T15:22:00Z" w:initials="MG">
    <w:p w14:paraId="48AEBAEB" w14:textId="77777777" w:rsidR="00E305E1" w:rsidRDefault="00E305E1" w:rsidP="00E305E1">
      <w:r>
        <w:rPr>
          <w:rStyle w:val="CommentReference"/>
        </w:rPr>
        <w:annotationRef/>
      </w:r>
      <w:r>
        <w:rPr>
          <w:rFonts w:cs="Mangal"/>
          <w:sz w:val="20"/>
          <w:szCs w:val="18"/>
        </w:rPr>
        <w:t>this seems like the key intervention of the book and should be gestured at in the first paragraph</w:t>
      </w:r>
    </w:p>
  </w:comment>
  <w:comment w:id="11" w:author="Matthew Gold" w:date="2026-05-11T15:23:00Z" w:initials="MG">
    <w:p w14:paraId="62218BB3" w14:textId="77777777" w:rsidR="00E305E1" w:rsidRDefault="00E305E1" w:rsidP="00E305E1">
      <w:r>
        <w:rPr>
          <w:rStyle w:val="CommentReference"/>
        </w:rPr>
        <w:annotationRef/>
      </w:r>
      <w:r>
        <w:rPr>
          <w:rFonts w:cs="Mangal"/>
          <w:sz w:val="20"/>
          <w:szCs w:val="18"/>
        </w:rPr>
        <w:t>instead of describing what you are turning to, see if you can describe the why and where this gets you</w:t>
      </w:r>
    </w:p>
  </w:comment>
  <w:comment w:id="12" w:author="Matthew Gold" w:date="2026-05-11T15:23:00Z" w:initials="MG">
    <w:p w14:paraId="0BA107C5" w14:textId="77777777" w:rsidR="00E305E1" w:rsidRDefault="00E305E1" w:rsidP="00E305E1">
      <w:r>
        <w:rPr>
          <w:rStyle w:val="CommentReference"/>
        </w:rPr>
        <w:annotationRef/>
      </w:r>
      <w:r>
        <w:rPr>
          <w:rFonts w:cs="Mangal"/>
          <w:sz w:val="20"/>
          <w:szCs w:val="18"/>
        </w:rPr>
        <w:t>(which you do in the next few sentences)</w:t>
      </w:r>
    </w:p>
  </w:comment>
  <w:comment w:id="13" w:author="Matthew Gold" w:date="2026-05-11T15:23:00Z" w:initials="MG">
    <w:p w14:paraId="769BC982" w14:textId="77777777" w:rsidR="009E7306" w:rsidRDefault="009E7306" w:rsidP="009E7306">
      <w:r>
        <w:rPr>
          <w:rStyle w:val="CommentReference"/>
        </w:rPr>
        <w:annotationRef/>
      </w:r>
      <w:r>
        <w:rPr>
          <w:rFonts w:cs="Mangal"/>
          <w:sz w:val="20"/>
          <w:szCs w:val="18"/>
        </w:rPr>
        <w:t>don't undercut your argument -- no need to describe Queer DH or your work in this negative way</w:t>
      </w:r>
    </w:p>
  </w:comment>
  <w:comment w:id="14" w:author="Matthew Gold" w:date="2026-05-11T15:24:00Z" w:initials="MG">
    <w:p w14:paraId="2EC9F123" w14:textId="77777777" w:rsidR="009E7306" w:rsidRDefault="009E7306" w:rsidP="009E7306">
      <w:r>
        <w:rPr>
          <w:rStyle w:val="CommentReference"/>
        </w:rPr>
        <w:annotationRef/>
      </w:r>
      <w:r>
        <w:rPr>
          <w:rFonts w:cs="Mangal"/>
          <w:sz w:val="20"/>
          <w:szCs w:val="18"/>
        </w:rPr>
        <w:t>instead, promote your intervention as one that will change how EVERYONE might think of digital work/text/experience differently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FAF51" w15:done="0"/>
  <w15:commentEx w15:paraId="57168220" w15:done="0"/>
  <w15:commentEx w15:paraId="242A6C57" w15:paraIdParent="57168220" w15:done="0"/>
  <w15:commentEx w15:paraId="5F70DB9B" w15:paraIdParent="57168220" w15:done="0"/>
  <w15:commentEx w15:paraId="5D27FC21" w15:done="0"/>
  <w15:commentEx w15:paraId="50997950" w15:done="0"/>
  <w15:commentEx w15:paraId="098CFA5C" w15:done="0"/>
  <w15:commentEx w15:paraId="05E9EC2C" w15:done="0"/>
  <w15:commentEx w15:paraId="1858DE9A" w15:done="0"/>
  <w15:commentEx w15:paraId="2F41BFE8" w15:done="0"/>
  <w15:commentEx w15:paraId="48AEBAEB" w15:done="0"/>
  <w15:commentEx w15:paraId="62218BB3" w15:done="0"/>
  <w15:commentEx w15:paraId="0BA107C5" w15:paraIdParent="62218BB3" w15:done="0"/>
  <w15:commentEx w15:paraId="769BC982" w15:done="0"/>
  <w15:commentEx w15:paraId="2EC9F123" w15:paraIdParent="769BC9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280CA" w16cex:dateUtc="2026-05-11T19:19:00Z"/>
  <w16cex:commentExtensible w16cex:durableId="6F920B54" w16cex:dateUtc="2026-05-11T19:19:00Z"/>
  <w16cex:commentExtensible w16cex:durableId="138BB84B" w16cex:dateUtc="2026-05-11T19:19:00Z"/>
  <w16cex:commentExtensible w16cex:durableId="41D771DC" w16cex:dateUtc="2026-05-11T19:20:00Z"/>
  <w16cex:commentExtensible w16cex:durableId="5D752CEC" w16cex:dateUtc="2026-05-11T19:28:00Z"/>
  <w16cex:commentExtensible w16cex:durableId="6DC76E9C" w16cex:dateUtc="2026-05-11T19:18:00Z"/>
  <w16cex:commentExtensible w16cex:durableId="12DCDF30" w16cex:dateUtc="2026-05-11T19:20:00Z"/>
  <w16cex:commentExtensible w16cex:durableId="29E39829" w16cex:dateUtc="2026-05-11T19:19:00Z"/>
  <w16cex:commentExtensible w16cex:durableId="0D17DBFB" w16cex:dateUtc="2026-05-11T19:21:00Z"/>
  <w16cex:commentExtensible w16cex:durableId="04E72481" w16cex:dateUtc="2026-05-11T19:21:00Z"/>
  <w16cex:commentExtensible w16cex:durableId="5B6D1FFD" w16cex:dateUtc="2026-05-11T19:22:00Z"/>
  <w16cex:commentExtensible w16cex:durableId="7946F9E8" w16cex:dateUtc="2026-05-11T19:23:00Z"/>
  <w16cex:commentExtensible w16cex:durableId="00D0F17F" w16cex:dateUtc="2026-05-11T19:23:00Z"/>
  <w16cex:commentExtensible w16cex:durableId="29236E2D" w16cex:dateUtc="2026-05-11T19:23:00Z"/>
  <w16cex:commentExtensible w16cex:durableId="7586DB22" w16cex:dateUtc="2026-05-11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0FAF51" w16cid:durableId="06B280CA"/>
  <w16cid:commentId w16cid:paraId="57168220" w16cid:durableId="6F920B54"/>
  <w16cid:commentId w16cid:paraId="242A6C57" w16cid:durableId="138BB84B"/>
  <w16cid:commentId w16cid:paraId="5F70DB9B" w16cid:durableId="41D771DC"/>
  <w16cid:commentId w16cid:paraId="5D27FC21" w16cid:durableId="5D752CEC"/>
  <w16cid:commentId w16cid:paraId="50997950" w16cid:durableId="6DC76E9C"/>
  <w16cid:commentId w16cid:paraId="098CFA5C" w16cid:durableId="12DCDF30"/>
  <w16cid:commentId w16cid:paraId="05E9EC2C" w16cid:durableId="29E39829"/>
  <w16cid:commentId w16cid:paraId="1858DE9A" w16cid:durableId="0D17DBFB"/>
  <w16cid:commentId w16cid:paraId="2F41BFE8" w16cid:durableId="04E72481"/>
  <w16cid:commentId w16cid:paraId="48AEBAEB" w16cid:durableId="5B6D1FFD"/>
  <w16cid:commentId w16cid:paraId="62218BB3" w16cid:durableId="7946F9E8"/>
  <w16cid:commentId w16cid:paraId="0BA107C5" w16cid:durableId="00D0F17F"/>
  <w16cid:commentId w16cid:paraId="769BC982" w16cid:durableId="29236E2D"/>
  <w16cid:commentId w16cid:paraId="2EC9F123" w16cid:durableId="7586DB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BFAD" w14:textId="77777777" w:rsidR="00BD2855" w:rsidRDefault="00BD2855">
      <w:r>
        <w:separator/>
      </w:r>
    </w:p>
  </w:endnote>
  <w:endnote w:type="continuationSeparator" w:id="0">
    <w:p w14:paraId="5739E7FF" w14:textId="77777777" w:rsidR="00BD2855" w:rsidRDefault="00BD2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1E13C" w14:textId="77777777" w:rsidR="00DA584A" w:rsidRDefault="00000000">
    <w:pPr>
      <w:jc w:val="center"/>
    </w:pPr>
    <w:r>
      <w:fldChar w:fldCharType="begin"/>
    </w:r>
    <w:r>
      <w:instrText xml:space="preserve"> PAGE </w:instrText>
    </w:r>
    <w:r>
      <w:fldChar w:fldCharType="separate"/>
    </w:r>
    <w:r w:rsidR="00C71C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8A81B" w14:textId="77777777" w:rsidR="00BD2855" w:rsidRDefault="00BD2855">
      <w:r>
        <w:rPr>
          <w:color w:val="000000"/>
        </w:rPr>
        <w:separator/>
      </w:r>
    </w:p>
  </w:footnote>
  <w:footnote w:type="continuationSeparator" w:id="0">
    <w:p w14:paraId="058E16AD" w14:textId="77777777" w:rsidR="00BD2855" w:rsidRDefault="00BD2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1682"/>
    <w:multiLevelType w:val="multilevel"/>
    <w:tmpl w:val="7ADEF1A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15:restartNumberingAfterBreak="0">
    <w:nsid w:val="117D0BD9"/>
    <w:multiLevelType w:val="multilevel"/>
    <w:tmpl w:val="6A60563A"/>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1CE12D0B"/>
    <w:multiLevelType w:val="multilevel"/>
    <w:tmpl w:val="9AB0F4EC"/>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91F0A7D"/>
    <w:multiLevelType w:val="multilevel"/>
    <w:tmpl w:val="3DAE99DC"/>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4" w15:restartNumberingAfterBreak="0">
    <w:nsid w:val="3FBB2F0F"/>
    <w:multiLevelType w:val="multilevel"/>
    <w:tmpl w:val="206C488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5" w15:restartNumberingAfterBreak="0">
    <w:nsid w:val="414D630E"/>
    <w:multiLevelType w:val="multilevel"/>
    <w:tmpl w:val="DC4A9F24"/>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6" w15:restartNumberingAfterBreak="0">
    <w:nsid w:val="6F990025"/>
    <w:multiLevelType w:val="multilevel"/>
    <w:tmpl w:val="96DE2E44"/>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num w:numId="1" w16cid:durableId="2082675837">
    <w:abstractNumId w:val="3"/>
  </w:num>
  <w:num w:numId="2" w16cid:durableId="856696737">
    <w:abstractNumId w:val="1"/>
  </w:num>
  <w:num w:numId="3" w16cid:durableId="1979601378">
    <w:abstractNumId w:val="0"/>
  </w:num>
  <w:num w:numId="4" w16cid:durableId="1203902446">
    <w:abstractNumId w:val="2"/>
  </w:num>
  <w:num w:numId="5" w16cid:durableId="1411734925">
    <w:abstractNumId w:val="5"/>
  </w:num>
  <w:num w:numId="6" w16cid:durableId="1224759464">
    <w:abstractNumId w:val="4"/>
  </w:num>
  <w:num w:numId="7" w16cid:durableId="5127615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old">
    <w15:presenceInfo w15:providerId="AD" w15:userId="S::Matthew.Gold15@login.cuny.edu::f1587f98-f5a8-41b5-85d0-0502bb47d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933"/>
    <w:rsid w:val="00022933"/>
    <w:rsid w:val="000240AF"/>
    <w:rsid w:val="000242DD"/>
    <w:rsid w:val="00041468"/>
    <w:rsid w:val="00047CCA"/>
    <w:rsid w:val="00063598"/>
    <w:rsid w:val="0006436F"/>
    <w:rsid w:val="00065E03"/>
    <w:rsid w:val="000718D6"/>
    <w:rsid w:val="00080195"/>
    <w:rsid w:val="00087905"/>
    <w:rsid w:val="000B5B35"/>
    <w:rsid w:val="000B7BE4"/>
    <w:rsid w:val="000C3335"/>
    <w:rsid w:val="000E7FBF"/>
    <w:rsid w:val="00112762"/>
    <w:rsid w:val="00113358"/>
    <w:rsid w:val="001163B2"/>
    <w:rsid w:val="0012313E"/>
    <w:rsid w:val="00125BA1"/>
    <w:rsid w:val="00151073"/>
    <w:rsid w:val="001517C4"/>
    <w:rsid w:val="001561E3"/>
    <w:rsid w:val="001570AD"/>
    <w:rsid w:val="00157B01"/>
    <w:rsid w:val="00163EC3"/>
    <w:rsid w:val="001F7F05"/>
    <w:rsid w:val="002032FA"/>
    <w:rsid w:val="00221496"/>
    <w:rsid w:val="00262613"/>
    <w:rsid w:val="00266B1C"/>
    <w:rsid w:val="00266C07"/>
    <w:rsid w:val="00281CE7"/>
    <w:rsid w:val="002E041D"/>
    <w:rsid w:val="00310958"/>
    <w:rsid w:val="00311DFE"/>
    <w:rsid w:val="00316139"/>
    <w:rsid w:val="003619BD"/>
    <w:rsid w:val="00393559"/>
    <w:rsid w:val="003C4D8A"/>
    <w:rsid w:val="00420608"/>
    <w:rsid w:val="00444A4B"/>
    <w:rsid w:val="00452045"/>
    <w:rsid w:val="004728CF"/>
    <w:rsid w:val="0047639F"/>
    <w:rsid w:val="004A2EC6"/>
    <w:rsid w:val="004A3BCA"/>
    <w:rsid w:val="004B728A"/>
    <w:rsid w:val="004C353F"/>
    <w:rsid w:val="004D0E69"/>
    <w:rsid w:val="004D75E7"/>
    <w:rsid w:val="004F36E1"/>
    <w:rsid w:val="004F4F72"/>
    <w:rsid w:val="00503774"/>
    <w:rsid w:val="005378C6"/>
    <w:rsid w:val="00557C75"/>
    <w:rsid w:val="00566099"/>
    <w:rsid w:val="005829B0"/>
    <w:rsid w:val="00595014"/>
    <w:rsid w:val="00597CBF"/>
    <w:rsid w:val="005A5E32"/>
    <w:rsid w:val="005C5A24"/>
    <w:rsid w:val="005E774F"/>
    <w:rsid w:val="005F7F29"/>
    <w:rsid w:val="0061719B"/>
    <w:rsid w:val="006847DE"/>
    <w:rsid w:val="006B57B5"/>
    <w:rsid w:val="00732A8B"/>
    <w:rsid w:val="007618E4"/>
    <w:rsid w:val="00786CE1"/>
    <w:rsid w:val="007953C1"/>
    <w:rsid w:val="007A4171"/>
    <w:rsid w:val="007B4D43"/>
    <w:rsid w:val="007B62CA"/>
    <w:rsid w:val="007C2090"/>
    <w:rsid w:val="007C368B"/>
    <w:rsid w:val="007D77E4"/>
    <w:rsid w:val="007E34C1"/>
    <w:rsid w:val="007F1812"/>
    <w:rsid w:val="00813A83"/>
    <w:rsid w:val="0082265A"/>
    <w:rsid w:val="008419C2"/>
    <w:rsid w:val="0085029B"/>
    <w:rsid w:val="008A6931"/>
    <w:rsid w:val="008C466D"/>
    <w:rsid w:val="0091502D"/>
    <w:rsid w:val="009402D5"/>
    <w:rsid w:val="00951359"/>
    <w:rsid w:val="009737C3"/>
    <w:rsid w:val="00985A54"/>
    <w:rsid w:val="00991C67"/>
    <w:rsid w:val="009A684D"/>
    <w:rsid w:val="009B1063"/>
    <w:rsid w:val="009D746E"/>
    <w:rsid w:val="009E7306"/>
    <w:rsid w:val="009F0B7F"/>
    <w:rsid w:val="009F1C62"/>
    <w:rsid w:val="009F1D31"/>
    <w:rsid w:val="009F43AD"/>
    <w:rsid w:val="009F701A"/>
    <w:rsid w:val="00A1033B"/>
    <w:rsid w:val="00A163B2"/>
    <w:rsid w:val="00A377B4"/>
    <w:rsid w:val="00A41CF3"/>
    <w:rsid w:val="00A41F72"/>
    <w:rsid w:val="00A538CB"/>
    <w:rsid w:val="00A55663"/>
    <w:rsid w:val="00A60779"/>
    <w:rsid w:val="00A66E6B"/>
    <w:rsid w:val="00A7126A"/>
    <w:rsid w:val="00A86344"/>
    <w:rsid w:val="00AA310E"/>
    <w:rsid w:val="00AD3CA9"/>
    <w:rsid w:val="00AD6001"/>
    <w:rsid w:val="00AE37A0"/>
    <w:rsid w:val="00B235FE"/>
    <w:rsid w:val="00B327C8"/>
    <w:rsid w:val="00B442E7"/>
    <w:rsid w:val="00B46A43"/>
    <w:rsid w:val="00B62677"/>
    <w:rsid w:val="00B63D53"/>
    <w:rsid w:val="00B71AEA"/>
    <w:rsid w:val="00B73E5E"/>
    <w:rsid w:val="00BA37F5"/>
    <w:rsid w:val="00BB541F"/>
    <w:rsid w:val="00BD2855"/>
    <w:rsid w:val="00BE1C4F"/>
    <w:rsid w:val="00BF03DB"/>
    <w:rsid w:val="00BF5856"/>
    <w:rsid w:val="00C25369"/>
    <w:rsid w:val="00C27A9E"/>
    <w:rsid w:val="00C31C20"/>
    <w:rsid w:val="00C45DA6"/>
    <w:rsid w:val="00C466CC"/>
    <w:rsid w:val="00C47B72"/>
    <w:rsid w:val="00C71CD9"/>
    <w:rsid w:val="00CB144E"/>
    <w:rsid w:val="00CD105D"/>
    <w:rsid w:val="00D02801"/>
    <w:rsid w:val="00D03ADE"/>
    <w:rsid w:val="00D46212"/>
    <w:rsid w:val="00D65DFE"/>
    <w:rsid w:val="00D94C03"/>
    <w:rsid w:val="00DA584A"/>
    <w:rsid w:val="00DB1BF8"/>
    <w:rsid w:val="00DD2C17"/>
    <w:rsid w:val="00E02795"/>
    <w:rsid w:val="00E0661D"/>
    <w:rsid w:val="00E07DF5"/>
    <w:rsid w:val="00E13C03"/>
    <w:rsid w:val="00E2337A"/>
    <w:rsid w:val="00E305E1"/>
    <w:rsid w:val="00E51083"/>
    <w:rsid w:val="00E53801"/>
    <w:rsid w:val="00E55EE1"/>
    <w:rsid w:val="00E76A3D"/>
    <w:rsid w:val="00EB605D"/>
    <w:rsid w:val="00ED3305"/>
    <w:rsid w:val="00ED54B9"/>
    <w:rsid w:val="00EE4BBD"/>
    <w:rsid w:val="00EE628A"/>
    <w:rsid w:val="00EF3D35"/>
    <w:rsid w:val="00F0058A"/>
    <w:rsid w:val="00F25636"/>
    <w:rsid w:val="00F3029B"/>
    <w:rsid w:val="00F3495E"/>
    <w:rsid w:val="00F50D0D"/>
    <w:rsid w:val="00F6285B"/>
    <w:rsid w:val="00F67F68"/>
    <w:rsid w:val="00F714BC"/>
    <w:rsid w:val="00F85B85"/>
    <w:rsid w:val="00F92C6F"/>
    <w:rsid w:val="00F96620"/>
    <w:rsid w:val="00FA309A"/>
    <w:rsid w:val="00FA33EF"/>
    <w:rsid w:val="00FA6D09"/>
    <w:rsid w:val="00FB2E21"/>
    <w:rsid w:val="00FC2E8B"/>
    <w:rsid w:val="00FC2F58"/>
    <w:rsid w:val="00FD0E72"/>
    <w:rsid w:val="00FD133B"/>
    <w:rsid w:val="00FE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5059"/>
  <w15:docId w15:val="{40286ECF-6FFF-614B-B7BD-AD129B25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semiHidden/>
    <w:unhideWhenUsed/>
    <w:qFormat/>
    <w:pPr>
      <w:numPr>
        <w:ilvl w:val="1"/>
        <w:numId w:val="1"/>
      </w:numPr>
      <w:outlineLvl w:val="1"/>
    </w:pPr>
    <w:rPr>
      <w:b/>
      <w:bCs/>
      <w:i/>
      <w:iCs/>
    </w:rPr>
  </w:style>
  <w:style w:type="paragraph" w:styleId="Heading3">
    <w:name w:val="heading 3"/>
    <w:basedOn w:val="Heading"/>
    <w:next w:val="Textbody"/>
    <w:link w:val="Heading3Char"/>
    <w:uiPriority w:val="9"/>
    <w:unhideWhenUsed/>
    <w:qFormat/>
    <w:pPr>
      <w:numPr>
        <w:ilvl w:val="2"/>
        <w:numId w:val="1"/>
      </w:numPr>
      <w:outlineLvl w:val="2"/>
    </w:pPr>
    <w:rPr>
      <w:b/>
      <w:bCs/>
    </w:rPr>
  </w:style>
  <w:style w:type="paragraph" w:styleId="Heading4">
    <w:name w:val="heading 4"/>
    <w:basedOn w:val="Heading"/>
    <w:next w:val="Textbody"/>
    <w:uiPriority w:val="9"/>
    <w:semiHidden/>
    <w:unhideWhenUsed/>
    <w:qFormat/>
    <w:pPr>
      <w:numPr>
        <w:ilvl w:val="3"/>
        <w:numId w:val="1"/>
      </w:numPr>
      <w:outlineLvl w:val="3"/>
    </w:pPr>
    <w:rPr>
      <w:b/>
      <w:bCs/>
      <w:i/>
      <w:iCs/>
    </w:rPr>
  </w:style>
  <w:style w:type="paragraph" w:styleId="Heading5">
    <w:name w:val="heading 5"/>
    <w:basedOn w:val="Heading"/>
    <w:next w:val="Textbody"/>
    <w:uiPriority w:val="9"/>
    <w:semiHidden/>
    <w:unhideWhenUsed/>
    <w:qFormat/>
    <w:pPr>
      <w:numPr>
        <w:ilvl w:val="4"/>
        <w:numId w:val="1"/>
      </w:numPr>
      <w:outlineLvl w:val="4"/>
    </w:pPr>
    <w:rPr>
      <w:b/>
      <w:bCs/>
    </w:rPr>
  </w:style>
  <w:style w:type="paragraph" w:styleId="Heading6">
    <w:name w:val="heading 6"/>
    <w:basedOn w:val="Heading"/>
    <w:next w:val="Textbody"/>
    <w:uiPriority w:val="9"/>
    <w:semiHidden/>
    <w:unhideWhenUsed/>
    <w:qFormat/>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uiPriority w:val="10"/>
    <w:qFormat/>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uiPriority w:val="11"/>
    <w:qFormat/>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uiPriority w:val="20"/>
    <w:qFormat/>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 w:type="character" w:styleId="Strong">
    <w:name w:val="Strong"/>
    <w:basedOn w:val="DefaultParagraphFont"/>
    <w:uiPriority w:val="22"/>
    <w:qFormat/>
    <w:rsid w:val="004D75E7"/>
    <w:rPr>
      <w:b/>
      <w:bCs/>
    </w:rPr>
  </w:style>
  <w:style w:type="character" w:styleId="Hyperlink">
    <w:name w:val="Hyperlink"/>
    <w:unhideWhenUsed/>
    <w:rsid w:val="004D75E7"/>
    <w:rPr>
      <w:color w:val="0000FF"/>
      <w:u w:val="single"/>
    </w:rPr>
  </w:style>
  <w:style w:type="character" w:styleId="UnresolvedMention">
    <w:name w:val="Unresolved Mention"/>
    <w:basedOn w:val="DefaultParagraphFont"/>
    <w:uiPriority w:val="99"/>
    <w:semiHidden/>
    <w:unhideWhenUsed/>
    <w:rsid w:val="004D75E7"/>
    <w:rPr>
      <w:color w:val="605E5C"/>
      <w:shd w:val="clear" w:color="auto" w:fill="E1DFDD"/>
    </w:rPr>
  </w:style>
  <w:style w:type="character" w:styleId="FollowedHyperlink">
    <w:name w:val="FollowedHyperlink"/>
    <w:basedOn w:val="DefaultParagraphFont"/>
    <w:uiPriority w:val="99"/>
    <w:semiHidden/>
    <w:unhideWhenUsed/>
    <w:rsid w:val="004D75E7"/>
    <w:rPr>
      <w:color w:val="96607D" w:themeColor="followedHyperlink"/>
      <w:u w:val="single"/>
    </w:rPr>
  </w:style>
  <w:style w:type="character" w:styleId="CommentReference">
    <w:name w:val="annotation reference"/>
    <w:basedOn w:val="DefaultParagraphFont"/>
    <w:uiPriority w:val="99"/>
    <w:semiHidden/>
    <w:unhideWhenUsed/>
    <w:rsid w:val="000C3335"/>
    <w:rPr>
      <w:sz w:val="16"/>
      <w:szCs w:val="16"/>
    </w:rPr>
  </w:style>
  <w:style w:type="paragraph" w:styleId="CommentText">
    <w:name w:val="annotation text"/>
    <w:basedOn w:val="Normal"/>
    <w:link w:val="CommentTextChar"/>
    <w:uiPriority w:val="99"/>
    <w:semiHidden/>
    <w:unhideWhenUsed/>
    <w:rsid w:val="000C3335"/>
    <w:rPr>
      <w:rFonts w:cs="Mangal"/>
      <w:sz w:val="20"/>
      <w:szCs w:val="18"/>
    </w:rPr>
  </w:style>
  <w:style w:type="character" w:customStyle="1" w:styleId="CommentTextChar">
    <w:name w:val="Comment Text Char"/>
    <w:basedOn w:val="DefaultParagraphFont"/>
    <w:link w:val="CommentText"/>
    <w:uiPriority w:val="99"/>
    <w:semiHidden/>
    <w:rsid w:val="000C3335"/>
    <w:rPr>
      <w:rFonts w:cs="Mangal"/>
      <w:sz w:val="20"/>
      <w:szCs w:val="18"/>
    </w:rPr>
  </w:style>
  <w:style w:type="paragraph" w:styleId="CommentSubject">
    <w:name w:val="annotation subject"/>
    <w:basedOn w:val="CommentText"/>
    <w:next w:val="CommentText"/>
    <w:link w:val="CommentSubjectChar"/>
    <w:uiPriority w:val="99"/>
    <w:semiHidden/>
    <w:unhideWhenUsed/>
    <w:rsid w:val="000C3335"/>
    <w:rPr>
      <w:b/>
      <w:bCs/>
    </w:rPr>
  </w:style>
  <w:style w:type="character" w:customStyle="1" w:styleId="CommentSubjectChar">
    <w:name w:val="Comment Subject Char"/>
    <w:basedOn w:val="CommentTextChar"/>
    <w:link w:val="CommentSubject"/>
    <w:uiPriority w:val="99"/>
    <w:semiHidden/>
    <w:rsid w:val="000C3335"/>
    <w:rPr>
      <w:rFonts w:cs="Mangal"/>
      <w:b/>
      <w:bCs/>
      <w:sz w:val="20"/>
      <w:szCs w:val="18"/>
    </w:rPr>
  </w:style>
  <w:style w:type="character" w:customStyle="1" w:styleId="Heading3Char">
    <w:name w:val="Heading 3 Char"/>
    <w:basedOn w:val="DefaultParagraphFont"/>
    <w:link w:val="Heading3"/>
    <w:uiPriority w:val="9"/>
    <w:rsid w:val="00B442E7"/>
    <w:rPr>
      <w:rFonts w:ascii="Arial" w:hAnsi="Arial"/>
      <w:b/>
      <w:bCs/>
      <w:sz w:val="28"/>
      <w:szCs w:val="28"/>
    </w:rPr>
  </w:style>
  <w:style w:type="paragraph" w:styleId="Revision">
    <w:name w:val="Revision"/>
    <w:hidden/>
    <w:uiPriority w:val="99"/>
    <w:semiHidden/>
    <w:rsid w:val="009E7306"/>
    <w:pPr>
      <w:widowControl/>
      <w:suppressAutoHyphens w:val="0"/>
      <w:autoSpaceDN/>
      <w:textAlignment w:val="auto"/>
    </w:pPr>
    <w:rPr>
      <w:rFonts w:cs="Mangal"/>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3565</Words>
  <Characters>20326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cp:lastModifiedBy>Matthew Gold</cp:lastModifiedBy>
  <cp:revision>3</cp:revision>
  <cp:lastPrinted>2026-03-10T22:08:00Z</cp:lastPrinted>
  <dcterms:created xsi:type="dcterms:W3CDTF">2026-05-11T19:26:00Z</dcterms:created>
  <dcterms:modified xsi:type="dcterms:W3CDTF">2026-05-11T19:28:00Z</dcterms:modified>
</cp:coreProperties>
</file>